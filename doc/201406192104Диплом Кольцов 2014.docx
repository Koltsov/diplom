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00F6F" w14:textId="77777777" w:rsidR="00E93059" w:rsidRPr="00E93059" w:rsidRDefault="00E93059" w:rsidP="00E93059">
      <w:pPr>
        <w:widowControl w:val="0"/>
        <w:autoSpaceDE w:val="0"/>
        <w:autoSpaceDN w:val="0"/>
        <w:adjustRightInd w:val="0"/>
        <w:spacing w:after="0" w:line="240" w:lineRule="auto"/>
        <w:jc w:val="center"/>
        <w:rPr>
          <w:rFonts w:eastAsia="Times New Roman" w:cs="Times New Roman"/>
          <w:bCs/>
          <w:sz w:val="20"/>
          <w:szCs w:val="20"/>
          <w:lang w:eastAsia="ru-RU"/>
        </w:rPr>
      </w:pPr>
      <w:r w:rsidRPr="00E93059">
        <w:rPr>
          <w:rFonts w:eastAsia="Times New Roman" w:cs="Times New Roman"/>
          <w:bCs/>
          <w:sz w:val="20"/>
          <w:szCs w:val="20"/>
          <w:lang w:eastAsia="ru-RU"/>
        </w:rPr>
        <w:t>МИНИСТЕРСТВО ОБРАЗОВАНИЯ И НАУКИ РОССИЙСКОЙ ФЕДЕРАЦИИ</w:t>
      </w:r>
    </w:p>
    <w:p w14:paraId="50CD0E55" w14:textId="77777777" w:rsidR="00E93059" w:rsidRPr="00E93059" w:rsidRDefault="00E93059" w:rsidP="00E93059">
      <w:pPr>
        <w:widowControl w:val="0"/>
        <w:autoSpaceDE w:val="0"/>
        <w:autoSpaceDN w:val="0"/>
        <w:adjustRightInd w:val="0"/>
        <w:spacing w:after="600" w:line="240" w:lineRule="auto"/>
        <w:jc w:val="center"/>
        <w:rPr>
          <w:rFonts w:eastAsia="Times New Roman" w:cs="Times New Roman"/>
          <w:bCs/>
          <w:sz w:val="20"/>
          <w:szCs w:val="20"/>
          <w:lang w:eastAsia="ru-RU"/>
        </w:rPr>
      </w:pPr>
      <w:r w:rsidRPr="00E93059">
        <w:rPr>
          <w:rFonts w:eastAsia="Times New Roman" w:cs="Times New Roman"/>
          <w:sz w:val="22"/>
          <w:lang w:eastAsia="ru-RU"/>
        </w:rPr>
        <w:t xml:space="preserve">Федеральное государственное автономное образовательное учреждение </w:t>
      </w:r>
      <w:r w:rsidRPr="00E93059">
        <w:rPr>
          <w:rFonts w:eastAsia="Times New Roman" w:cs="Times New Roman"/>
          <w:sz w:val="22"/>
          <w:lang w:eastAsia="ru-RU"/>
        </w:rPr>
        <w:br/>
        <w:t xml:space="preserve">высшего профессионального образования </w:t>
      </w:r>
      <w:r w:rsidRPr="00E93059">
        <w:rPr>
          <w:rFonts w:eastAsia="Times New Roman" w:cs="Times New Roman"/>
          <w:sz w:val="22"/>
          <w:lang w:eastAsia="ru-RU"/>
        </w:rPr>
        <w:br/>
      </w:r>
      <w:r w:rsidRPr="00E93059">
        <w:rPr>
          <w:rFonts w:eastAsia="Times New Roman" w:cs="Times New Roman"/>
          <w:bCs/>
          <w:sz w:val="24"/>
          <w:szCs w:val="24"/>
          <w:lang w:eastAsia="ru-RU"/>
        </w:rPr>
        <w:t>«</w:t>
      </w:r>
      <w:r w:rsidRPr="00E93059">
        <w:rPr>
          <w:rFonts w:eastAsia="Times New Roman" w:cs="Times New Roman"/>
          <w:bCs/>
          <w:sz w:val="20"/>
          <w:szCs w:val="20"/>
          <w:lang w:eastAsia="ru-RU"/>
        </w:rPr>
        <w:t xml:space="preserve">САНКТ-ПЕТЕРБУРГСКИЙ ГОСУДАРСТВЕННЫЙ УНИВЕРСИТЕТ </w:t>
      </w:r>
      <w:r w:rsidRPr="00E93059">
        <w:rPr>
          <w:rFonts w:eastAsia="Times New Roman" w:cs="Times New Roman"/>
          <w:bCs/>
          <w:sz w:val="20"/>
          <w:szCs w:val="20"/>
          <w:lang w:eastAsia="ru-RU"/>
        </w:rPr>
        <w:br/>
        <w:t>АЭРОКОСМИЧЕСКОГО ПРИБОРОСТРОЕНИЯ»</w:t>
      </w:r>
    </w:p>
    <w:p w14:paraId="65ABBA21"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 xml:space="preserve">      УТВЕРЖДАЮ</w:t>
      </w:r>
    </w:p>
    <w:p w14:paraId="0810695F"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Заведующий кафедрой № _</w:t>
      </w:r>
      <w:r w:rsidRPr="00E93059">
        <w:rPr>
          <w:rFonts w:eastAsia="Times New Roman" w:cs="Times New Roman"/>
          <w:sz w:val="24"/>
          <w:szCs w:val="24"/>
          <w:u w:val="single"/>
          <w:lang w:eastAsia="ru-RU"/>
        </w:rPr>
        <w:t>41</w:t>
      </w:r>
      <w:r w:rsidRPr="00E93059">
        <w:rPr>
          <w:rFonts w:eastAsia="Times New Roman" w:cs="Times New Roman"/>
          <w:sz w:val="24"/>
          <w:szCs w:val="24"/>
          <w:lang w:eastAsia="ru-RU"/>
        </w:rPr>
        <w:t xml:space="preserve">_        </w:t>
      </w:r>
    </w:p>
    <w:p w14:paraId="78A70BC5" w14:textId="77777777" w:rsidR="00E93059" w:rsidRPr="00E93059" w:rsidRDefault="00E93059" w:rsidP="00E93059">
      <w:pPr>
        <w:widowControl w:val="0"/>
        <w:autoSpaceDE w:val="0"/>
        <w:autoSpaceDN w:val="0"/>
        <w:adjustRightInd w:val="0"/>
        <w:spacing w:after="0" w:line="240" w:lineRule="auto"/>
        <w:rPr>
          <w:rFonts w:eastAsia="Times New Roman" w:cs="Times New Roman"/>
          <w:sz w:val="20"/>
          <w:szCs w:val="20"/>
          <w:lang w:eastAsia="ru-RU"/>
        </w:rPr>
      </w:pPr>
      <w:r w:rsidRPr="00E93059">
        <w:rPr>
          <w:rFonts w:eastAsia="Times New Roman" w:cs="Times New Roman"/>
          <w:sz w:val="20"/>
          <w:szCs w:val="20"/>
          <w:lang w:eastAsia="ru-RU"/>
        </w:rPr>
        <w:t xml:space="preserve">     </w:t>
      </w:r>
    </w:p>
    <w:p w14:paraId="3B7B6F7D" w14:textId="05813293" w:rsidR="00E93059" w:rsidRPr="00E93059" w:rsidRDefault="00E93059" w:rsidP="00E93059">
      <w:pPr>
        <w:widowControl w:val="0"/>
        <w:autoSpaceDE w:val="0"/>
        <w:autoSpaceDN w:val="0"/>
        <w:adjustRightInd w:val="0"/>
        <w:spacing w:after="0" w:line="240" w:lineRule="auto"/>
        <w:rPr>
          <w:rFonts w:eastAsia="Times New Roman" w:cs="Times New Roman"/>
          <w:sz w:val="18"/>
          <w:szCs w:val="18"/>
          <w:lang w:eastAsia="ru-RU"/>
        </w:rPr>
      </w:pPr>
      <w:r w:rsidRPr="00E93059">
        <w:rPr>
          <w:rFonts w:eastAsia="Times New Roman" w:cs="Times New Roman"/>
          <w:sz w:val="20"/>
          <w:szCs w:val="20"/>
          <w:lang w:eastAsia="ru-RU"/>
        </w:rPr>
        <w:t xml:space="preserve">  </w:t>
      </w:r>
      <w:r w:rsidR="00320661" w:rsidRPr="00C21879">
        <w:rPr>
          <w:rFonts w:eastAsia="Times New Roman" w:cs="Times New Roman"/>
          <w:sz w:val="20"/>
          <w:szCs w:val="20"/>
          <w:lang w:eastAsia="ru-RU"/>
        </w:rPr>
        <w:t>______</w:t>
      </w:r>
      <w:r w:rsidR="00320661" w:rsidRPr="00C21879">
        <w:rPr>
          <w:rFonts w:eastAsia="Times New Roman" w:cs="Times New Roman"/>
          <w:sz w:val="20"/>
          <w:szCs w:val="20"/>
          <w:u w:val="single"/>
          <w:lang w:eastAsia="ru-RU"/>
        </w:rPr>
        <w:t xml:space="preserve"> проф., </w:t>
      </w:r>
      <w:r w:rsidR="00FB7B65" w:rsidRPr="00C21879">
        <w:rPr>
          <w:rFonts w:eastAsia="Times New Roman" w:cs="Times New Roman"/>
          <w:sz w:val="20"/>
          <w:szCs w:val="20"/>
          <w:u w:val="single"/>
          <w:lang w:eastAsia="ru-RU"/>
        </w:rPr>
        <w:t>д.т.н</w:t>
      </w:r>
      <w:r w:rsidR="00FB7B65" w:rsidRPr="00C21879">
        <w:rPr>
          <w:rFonts w:eastAsia="Times New Roman" w:cs="Times New Roman"/>
          <w:sz w:val="20"/>
          <w:szCs w:val="20"/>
          <w:lang w:eastAsia="ru-RU"/>
        </w:rPr>
        <w:t>.</w:t>
      </w:r>
      <w:r w:rsidR="00320661" w:rsidRPr="00C21879">
        <w:rPr>
          <w:rFonts w:eastAsia="Times New Roman" w:cs="Times New Roman"/>
          <w:sz w:val="20"/>
          <w:szCs w:val="20"/>
          <w:u w:val="single"/>
          <w:lang w:eastAsia="ru-RU"/>
        </w:rPr>
        <w:t>_</w:t>
      </w:r>
      <w:r w:rsidR="00320661" w:rsidRPr="00C21879">
        <w:rPr>
          <w:rFonts w:eastAsia="Times New Roman" w:cs="Times New Roman"/>
          <w:sz w:val="20"/>
          <w:szCs w:val="20"/>
          <w:lang w:eastAsia="ru-RU"/>
        </w:rPr>
        <w:t xml:space="preserve">_____    </w:t>
      </w:r>
      <w:r w:rsidR="00320661" w:rsidRPr="00C21879">
        <w:rPr>
          <w:rFonts w:eastAsia="Times New Roman" w:cs="Times New Roman"/>
          <w:sz w:val="18"/>
          <w:szCs w:val="18"/>
          <w:lang w:eastAsia="ru-RU"/>
        </w:rPr>
        <w:t xml:space="preserve">                 </w:t>
      </w:r>
      <w:r w:rsidRPr="00E93059">
        <w:rPr>
          <w:rFonts w:eastAsia="Times New Roman" w:cs="Times New Roman"/>
          <w:sz w:val="18"/>
          <w:szCs w:val="18"/>
          <w:lang w:eastAsia="ru-RU"/>
        </w:rPr>
        <w:t xml:space="preserve">__________________________                    </w:t>
      </w:r>
      <w:r w:rsidR="00320661" w:rsidRPr="00C21879">
        <w:rPr>
          <w:rFonts w:eastAsia="Times New Roman" w:cs="Times New Roman"/>
          <w:sz w:val="18"/>
          <w:szCs w:val="18"/>
          <w:lang w:eastAsia="ru-RU"/>
        </w:rPr>
        <w:t>________</w:t>
      </w:r>
      <w:r w:rsidR="00320661" w:rsidRPr="00C21879">
        <w:rPr>
          <w:rFonts w:eastAsia="Times New Roman" w:cs="Times New Roman"/>
          <w:sz w:val="18"/>
          <w:szCs w:val="18"/>
          <w:u w:val="single"/>
          <w:lang w:eastAsia="ru-RU"/>
        </w:rPr>
        <w:t>А.П. Шепета</w:t>
      </w:r>
      <w:r w:rsidR="00320661" w:rsidRPr="00C21879">
        <w:rPr>
          <w:rFonts w:eastAsia="Times New Roman" w:cs="Times New Roman"/>
          <w:sz w:val="18"/>
          <w:szCs w:val="18"/>
          <w:lang w:eastAsia="ru-RU"/>
        </w:rPr>
        <w:t xml:space="preserve"> ________</w:t>
      </w:r>
    </w:p>
    <w:p w14:paraId="0970F00C" w14:textId="77777777" w:rsidR="00E93059" w:rsidRPr="00E93059" w:rsidRDefault="00E93059" w:rsidP="00E93059">
      <w:pPr>
        <w:widowControl w:val="0"/>
        <w:autoSpaceDE w:val="0"/>
        <w:autoSpaceDN w:val="0"/>
        <w:adjustRightInd w:val="0"/>
        <w:spacing w:after="0" w:line="240" w:lineRule="auto"/>
        <w:rPr>
          <w:rFonts w:eastAsia="Times New Roman" w:cs="Times New Roman"/>
          <w:sz w:val="18"/>
          <w:szCs w:val="18"/>
          <w:lang w:eastAsia="ru-RU"/>
        </w:rPr>
      </w:pPr>
      <w:r w:rsidRPr="00E93059">
        <w:rPr>
          <w:rFonts w:eastAsia="Times New Roman" w:cs="Times New Roman"/>
          <w:sz w:val="18"/>
          <w:szCs w:val="18"/>
          <w:lang w:eastAsia="ru-RU"/>
        </w:rPr>
        <w:t xml:space="preserve">     должность, уч. степень, звание                                   подпись, дата                                             инициалы, фамилия</w:t>
      </w:r>
    </w:p>
    <w:p w14:paraId="4CB5A379"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vertAlign w:val="superscript"/>
          <w:lang w:eastAsia="ru-RU"/>
        </w:rPr>
      </w:pPr>
    </w:p>
    <w:p w14:paraId="6F4D2BC0"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7E9459EF" w14:textId="77777777" w:rsidR="00E93059" w:rsidRPr="00E93059" w:rsidRDefault="00E93059" w:rsidP="00E93059">
      <w:pPr>
        <w:widowControl w:val="0"/>
        <w:autoSpaceDE w:val="0"/>
        <w:autoSpaceDN w:val="0"/>
        <w:adjustRightInd w:val="0"/>
        <w:spacing w:after="0" w:line="240" w:lineRule="auto"/>
        <w:jc w:val="center"/>
        <w:rPr>
          <w:rFonts w:eastAsia="Times New Roman" w:cs="Times New Roman"/>
          <w:szCs w:val="28"/>
          <w:lang w:eastAsia="ru-RU"/>
        </w:rPr>
      </w:pPr>
      <w:r w:rsidRPr="00E93059">
        <w:rPr>
          <w:rFonts w:eastAsia="Times New Roman" w:cs="Times New Roman"/>
          <w:szCs w:val="28"/>
          <w:lang w:eastAsia="ru-RU"/>
        </w:rPr>
        <w:t>ВЫПУСКНАЯ КВАЛИФИКАЦИОННАЯ РАБОТА БАКАЛАВРА</w:t>
      </w:r>
    </w:p>
    <w:p w14:paraId="1C4B2953" w14:textId="77777777" w:rsidR="00E93059" w:rsidRPr="00E93059" w:rsidRDefault="00E93059" w:rsidP="00E93059">
      <w:pPr>
        <w:widowControl w:val="0"/>
        <w:autoSpaceDE w:val="0"/>
        <w:autoSpaceDN w:val="0"/>
        <w:adjustRightInd w:val="0"/>
        <w:spacing w:after="0" w:line="240" w:lineRule="auto"/>
        <w:jc w:val="center"/>
        <w:rPr>
          <w:rFonts w:eastAsia="Times New Roman" w:cs="Times New Roman"/>
          <w:szCs w:val="28"/>
          <w:lang w:eastAsia="ru-RU"/>
        </w:rPr>
      </w:pPr>
      <w:r w:rsidRPr="00E93059">
        <w:rPr>
          <w:rFonts w:eastAsia="Times New Roman" w:cs="Times New Roman"/>
          <w:szCs w:val="28"/>
          <w:lang w:eastAsia="ru-RU"/>
        </w:rPr>
        <w:t>ВКРБ.41.210100.5. ПЗ</w:t>
      </w:r>
    </w:p>
    <w:p w14:paraId="0A7D269A"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7E3EA66D"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 xml:space="preserve">Вид выпускной работы </w:t>
      </w:r>
    </w:p>
    <w:p w14:paraId="4483A48D"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u w:val="single"/>
          <w:lang w:eastAsia="ru-RU"/>
        </w:rPr>
      </w:pPr>
      <w:r w:rsidRPr="00E93059">
        <w:rPr>
          <w:rFonts w:eastAsia="Times New Roman" w:cs="Times New Roman"/>
          <w:sz w:val="24"/>
          <w:szCs w:val="24"/>
          <w:u w:val="single"/>
          <w:lang w:eastAsia="ru-RU"/>
        </w:rPr>
        <w:t>________</w:t>
      </w:r>
      <w:r w:rsidRPr="00E93059">
        <w:rPr>
          <w:rFonts w:eastAsia="Times New Roman" w:cs="Times New Roman"/>
          <w:szCs w:val="28"/>
          <w:u w:val="single"/>
          <w:lang w:eastAsia="ru-RU"/>
        </w:rPr>
        <w:t>Бакалаврская работа</w:t>
      </w:r>
      <w:r w:rsidRPr="00E93059">
        <w:rPr>
          <w:rFonts w:eastAsia="Times New Roman" w:cs="Times New Roman"/>
          <w:sz w:val="24"/>
          <w:szCs w:val="24"/>
          <w:u w:val="single"/>
          <w:lang w:eastAsia="ru-RU"/>
        </w:rPr>
        <w:t>_________________________________________________</w:t>
      </w:r>
    </w:p>
    <w:p w14:paraId="094C7FEE" w14:textId="77777777" w:rsidR="00E93059" w:rsidRPr="00E93059" w:rsidRDefault="00E93059" w:rsidP="00E93059">
      <w:pPr>
        <w:widowControl w:val="0"/>
        <w:autoSpaceDE w:val="0"/>
        <w:autoSpaceDN w:val="0"/>
        <w:adjustRightInd w:val="0"/>
        <w:spacing w:after="0" w:line="240" w:lineRule="auto"/>
        <w:ind w:left="2124" w:firstLine="708"/>
        <w:rPr>
          <w:rFonts w:eastAsia="Times New Roman" w:cs="Times New Roman"/>
          <w:sz w:val="20"/>
          <w:szCs w:val="20"/>
          <w:lang w:eastAsia="ru-RU"/>
        </w:rPr>
      </w:pPr>
      <w:r w:rsidRPr="00E93059">
        <w:rPr>
          <w:rFonts w:eastAsia="Times New Roman" w:cs="Times New Roman"/>
          <w:sz w:val="20"/>
          <w:szCs w:val="20"/>
          <w:vertAlign w:val="superscript"/>
          <w:lang w:eastAsia="ru-RU"/>
        </w:rPr>
        <w:t>(бакалаврский проект или бакалаврская работа)</w:t>
      </w:r>
    </w:p>
    <w:p w14:paraId="56D4849B"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Тема выпускной работы</w:t>
      </w:r>
    </w:p>
    <w:p w14:paraId="31F02286" w14:textId="77777777" w:rsidR="00E93059" w:rsidRPr="00E93059" w:rsidRDefault="00E93059" w:rsidP="00E93059">
      <w:pPr>
        <w:widowControl w:val="0"/>
        <w:autoSpaceDE w:val="0"/>
        <w:autoSpaceDN w:val="0"/>
        <w:adjustRightInd w:val="0"/>
        <w:spacing w:after="0" w:line="240" w:lineRule="auto"/>
        <w:jc w:val="center"/>
        <w:rPr>
          <w:rFonts w:eastAsia="Times New Roman" w:cs="Times New Roman"/>
          <w:sz w:val="20"/>
          <w:szCs w:val="20"/>
          <w:lang w:eastAsia="ru-RU"/>
        </w:rPr>
      </w:pPr>
      <w:r w:rsidRPr="00E93059">
        <w:rPr>
          <w:rFonts w:eastAsia="Times New Roman" w:cs="Times New Roman"/>
          <w:sz w:val="20"/>
          <w:szCs w:val="20"/>
          <w:lang w:eastAsia="ru-RU"/>
        </w:rPr>
        <w:t>_________</w:t>
      </w:r>
      <w:r w:rsidRPr="00E93059">
        <w:rPr>
          <w:rFonts w:eastAsia="Times New Roman" w:cs="Times New Roman"/>
          <w:sz w:val="24"/>
          <w:szCs w:val="24"/>
          <w:lang w:eastAsia="ru-RU"/>
        </w:rPr>
        <w:t xml:space="preserve"> </w:t>
      </w:r>
      <w:r w:rsidRPr="00E93059">
        <w:rPr>
          <w:rFonts w:eastAsia="Times New Roman" w:cs="Times New Roman"/>
          <w:szCs w:val="28"/>
          <w:u w:val="single"/>
          <w:lang w:eastAsia="ru-RU"/>
        </w:rPr>
        <w:t>Разработка алгоритма декодирования сигнала кардиомониторной системы с аудиоканалом передачи данных</w:t>
      </w:r>
    </w:p>
    <w:p w14:paraId="64693DF4" w14:textId="77777777" w:rsidR="00E93059" w:rsidRPr="00E93059" w:rsidRDefault="00E93059" w:rsidP="00E93059">
      <w:pPr>
        <w:widowControl w:val="0"/>
        <w:pBdr>
          <w:between w:val="single" w:sz="4" w:space="1" w:color="auto"/>
        </w:pBdr>
        <w:autoSpaceDE w:val="0"/>
        <w:autoSpaceDN w:val="0"/>
        <w:adjustRightInd w:val="0"/>
        <w:spacing w:after="0" w:line="240" w:lineRule="auto"/>
        <w:rPr>
          <w:rFonts w:eastAsia="Times New Roman" w:cs="Times New Roman"/>
          <w:sz w:val="20"/>
          <w:szCs w:val="20"/>
          <w:lang w:eastAsia="ru-RU"/>
        </w:rPr>
      </w:pPr>
    </w:p>
    <w:p w14:paraId="347A9A39" w14:textId="440D0978" w:rsidR="00E93059" w:rsidRPr="00E93059" w:rsidRDefault="00897B9A" w:rsidP="00E93059">
      <w:pPr>
        <w:widowControl w:val="0"/>
        <w:autoSpaceDE w:val="0"/>
        <w:autoSpaceDN w:val="0"/>
        <w:adjustRightInd w:val="0"/>
        <w:spacing w:after="0" w:line="240" w:lineRule="auto"/>
        <w:rPr>
          <w:rFonts w:eastAsia="Times New Roman" w:cs="Times New Roman"/>
          <w:sz w:val="24"/>
          <w:szCs w:val="24"/>
          <w:lang w:eastAsia="ru-RU"/>
        </w:rPr>
      </w:pPr>
      <w:r>
        <w:rPr>
          <w:rFonts w:eastAsia="Times New Roman" w:cs="Times New Roman"/>
          <w:sz w:val="24"/>
          <w:szCs w:val="24"/>
          <w:lang w:eastAsia="ru-RU"/>
        </w:rPr>
        <w:t xml:space="preserve">Подготовил </w:t>
      </w:r>
      <w:r w:rsidR="00E93059" w:rsidRPr="00E93059">
        <w:rPr>
          <w:rFonts w:eastAsia="Times New Roman" w:cs="Times New Roman"/>
          <w:sz w:val="24"/>
          <w:szCs w:val="24"/>
          <w:lang w:eastAsia="ru-RU"/>
        </w:rPr>
        <w:t>____________</w:t>
      </w:r>
      <w:r w:rsidR="00E93059" w:rsidRPr="00E93059">
        <w:rPr>
          <w:rFonts w:eastAsia="Times New Roman" w:cs="Times New Roman"/>
          <w:sz w:val="24"/>
          <w:szCs w:val="24"/>
          <w:u w:val="single"/>
          <w:lang w:eastAsia="ru-RU"/>
        </w:rPr>
        <w:t>Кольцов Артем Дмитриевич</w:t>
      </w:r>
      <w:r w:rsidR="00E93059" w:rsidRPr="00E93059">
        <w:rPr>
          <w:rFonts w:eastAsia="Times New Roman" w:cs="Times New Roman"/>
          <w:sz w:val="24"/>
          <w:szCs w:val="24"/>
          <w:lang w:eastAsia="ru-RU"/>
        </w:rPr>
        <w:t>_____________________________</w:t>
      </w:r>
    </w:p>
    <w:p w14:paraId="5E7B5BB7" w14:textId="77777777" w:rsidR="00E93059" w:rsidRPr="00E93059" w:rsidRDefault="00E93059" w:rsidP="00E93059">
      <w:pPr>
        <w:widowControl w:val="0"/>
        <w:autoSpaceDE w:val="0"/>
        <w:autoSpaceDN w:val="0"/>
        <w:adjustRightInd w:val="0"/>
        <w:spacing w:after="0" w:line="240" w:lineRule="auto"/>
        <w:ind w:left="2832" w:firstLine="708"/>
        <w:rPr>
          <w:rFonts w:eastAsia="Times New Roman" w:cs="Times New Roman"/>
          <w:sz w:val="24"/>
          <w:szCs w:val="24"/>
          <w:lang w:eastAsia="ru-RU"/>
        </w:rPr>
      </w:pPr>
      <w:r w:rsidRPr="00E93059">
        <w:rPr>
          <w:rFonts w:eastAsia="Times New Roman" w:cs="Times New Roman"/>
          <w:sz w:val="24"/>
          <w:szCs w:val="24"/>
          <w:vertAlign w:val="superscript"/>
          <w:lang w:eastAsia="ru-RU"/>
        </w:rPr>
        <w:t>(фамилия, имя, отчество студента)</w:t>
      </w:r>
    </w:p>
    <w:p w14:paraId="1AFF6741"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5328EA53" w14:textId="4CD2F160"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 xml:space="preserve">Направление и профиль бакалаврской </w:t>
      </w:r>
      <w:r w:rsidR="00897B9A" w:rsidRPr="00E93059">
        <w:rPr>
          <w:rFonts w:eastAsia="Times New Roman" w:cs="Times New Roman"/>
          <w:sz w:val="24"/>
          <w:szCs w:val="24"/>
          <w:lang w:eastAsia="ru-RU"/>
        </w:rPr>
        <w:t>подготовки _</w:t>
      </w:r>
      <w:r w:rsidRPr="00E93059">
        <w:rPr>
          <w:rFonts w:eastAsia="Times New Roman" w:cs="Times New Roman"/>
          <w:sz w:val="24"/>
          <w:szCs w:val="24"/>
          <w:lang w:eastAsia="ru-RU"/>
        </w:rPr>
        <w:t>________</w:t>
      </w:r>
      <w:r w:rsidRPr="00E93059">
        <w:rPr>
          <w:rFonts w:eastAsia="Times New Roman" w:cs="Times New Roman"/>
          <w:sz w:val="24"/>
          <w:szCs w:val="24"/>
          <w:u w:val="single"/>
          <w:lang w:eastAsia="ru-RU"/>
        </w:rPr>
        <w:t>210100</w:t>
      </w:r>
      <w:r w:rsidRPr="00E93059">
        <w:rPr>
          <w:rFonts w:eastAsia="Times New Roman" w:cs="Times New Roman"/>
          <w:sz w:val="24"/>
          <w:szCs w:val="24"/>
          <w:lang w:eastAsia="ru-RU"/>
        </w:rPr>
        <w:t>__________________</w:t>
      </w:r>
    </w:p>
    <w:p w14:paraId="63B25774" w14:textId="77777777" w:rsidR="00E93059" w:rsidRPr="00E93059" w:rsidRDefault="00E93059" w:rsidP="00E93059">
      <w:pPr>
        <w:widowControl w:val="0"/>
        <w:autoSpaceDE w:val="0"/>
        <w:autoSpaceDN w:val="0"/>
        <w:adjustRightInd w:val="0"/>
        <w:spacing w:after="0" w:line="240" w:lineRule="auto"/>
        <w:ind w:left="5664" w:firstLine="708"/>
        <w:rPr>
          <w:rFonts w:eastAsia="Times New Roman" w:cs="Times New Roman"/>
          <w:sz w:val="24"/>
          <w:szCs w:val="24"/>
          <w:vertAlign w:val="superscript"/>
          <w:lang w:eastAsia="ru-RU"/>
        </w:rPr>
      </w:pPr>
      <w:r w:rsidRPr="00E93059">
        <w:rPr>
          <w:rFonts w:eastAsia="Times New Roman" w:cs="Times New Roman"/>
          <w:sz w:val="24"/>
          <w:szCs w:val="24"/>
          <w:vertAlign w:val="superscript"/>
          <w:lang w:eastAsia="ru-RU"/>
        </w:rPr>
        <w:t xml:space="preserve"> (код)</w:t>
      </w:r>
    </w:p>
    <w:p w14:paraId="4BD1ED28" w14:textId="77777777" w:rsidR="00E93059" w:rsidRPr="00E93059" w:rsidRDefault="00E93059" w:rsidP="00E93059">
      <w:pPr>
        <w:widowControl w:val="0"/>
        <w:pBdr>
          <w:between w:val="single" w:sz="4" w:space="1" w:color="auto"/>
        </w:pBdr>
        <w:autoSpaceDE w:val="0"/>
        <w:autoSpaceDN w:val="0"/>
        <w:adjustRightInd w:val="0"/>
        <w:spacing w:after="240" w:line="240" w:lineRule="auto"/>
        <w:jc w:val="center"/>
        <w:rPr>
          <w:rFonts w:eastAsia="Times New Roman" w:cs="Times New Roman"/>
          <w:szCs w:val="28"/>
          <w:lang w:eastAsia="ru-RU"/>
        </w:rPr>
      </w:pPr>
      <w:r w:rsidRPr="00E93059">
        <w:rPr>
          <w:rFonts w:eastAsia="Times New Roman" w:cs="Times New Roman"/>
          <w:szCs w:val="28"/>
          <w:lang w:eastAsia="ru-RU"/>
        </w:rPr>
        <w:t>Электроника и микроэлектроника</w:t>
      </w:r>
    </w:p>
    <w:p w14:paraId="4F840693" w14:textId="77777777" w:rsidR="00E93059" w:rsidRPr="00E93059" w:rsidRDefault="00E93059" w:rsidP="00E93059">
      <w:pPr>
        <w:widowControl w:val="0"/>
        <w:pBdr>
          <w:between w:val="single" w:sz="4" w:space="1" w:color="auto"/>
        </w:pBdr>
        <w:autoSpaceDE w:val="0"/>
        <w:autoSpaceDN w:val="0"/>
        <w:adjustRightInd w:val="0"/>
        <w:spacing w:after="0" w:line="240" w:lineRule="auto"/>
        <w:jc w:val="center"/>
        <w:rPr>
          <w:rFonts w:eastAsia="Times New Roman" w:cs="Times New Roman"/>
          <w:sz w:val="24"/>
          <w:szCs w:val="24"/>
          <w:vertAlign w:val="superscript"/>
          <w:lang w:eastAsia="ru-RU"/>
        </w:rPr>
      </w:pPr>
      <w:r w:rsidRPr="00E93059">
        <w:rPr>
          <w:rFonts w:eastAsia="Times New Roman" w:cs="Times New Roman"/>
          <w:sz w:val="24"/>
          <w:szCs w:val="24"/>
          <w:vertAlign w:val="superscript"/>
          <w:lang w:eastAsia="ru-RU"/>
        </w:rPr>
        <w:t>(наименование направления и профиля подготовки)</w:t>
      </w:r>
    </w:p>
    <w:p w14:paraId="16FD1696"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06584286"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 xml:space="preserve">Утверждена </w:t>
      </w:r>
    </w:p>
    <w:p w14:paraId="02FCD3D8" w14:textId="5F1A03C0"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приказ №_</w:t>
      </w:r>
      <w:r w:rsidRPr="00E93059">
        <w:rPr>
          <w:rFonts w:eastAsia="Times New Roman" w:cs="Times New Roman"/>
          <w:sz w:val="24"/>
          <w:szCs w:val="24"/>
          <w:u w:val="single"/>
          <w:lang w:eastAsia="ru-RU"/>
        </w:rPr>
        <w:t>03-434/14</w:t>
      </w:r>
      <w:r w:rsidRPr="00E93059">
        <w:rPr>
          <w:rFonts w:eastAsia="Times New Roman" w:cs="Times New Roman"/>
          <w:sz w:val="24"/>
          <w:szCs w:val="24"/>
          <w:lang w:eastAsia="ru-RU"/>
        </w:rPr>
        <w:t xml:space="preserve">_ от </w:t>
      </w:r>
      <w:r w:rsidR="00FB7B65" w:rsidRPr="00E93059">
        <w:rPr>
          <w:rFonts w:eastAsia="Times New Roman" w:cs="Times New Roman"/>
          <w:sz w:val="24"/>
          <w:szCs w:val="24"/>
          <w:lang w:eastAsia="ru-RU"/>
        </w:rPr>
        <w:t>«20»</w:t>
      </w:r>
      <w:r w:rsidRPr="00E93059">
        <w:rPr>
          <w:rFonts w:eastAsia="Times New Roman" w:cs="Times New Roman"/>
          <w:sz w:val="24"/>
          <w:szCs w:val="24"/>
          <w:lang w:eastAsia="ru-RU"/>
        </w:rPr>
        <w:t xml:space="preserve"> </w:t>
      </w:r>
      <w:r w:rsidRPr="00E93059">
        <w:rPr>
          <w:rFonts w:eastAsia="Times New Roman" w:cs="Times New Roman"/>
          <w:sz w:val="24"/>
          <w:szCs w:val="24"/>
          <w:u w:val="single"/>
          <w:lang w:eastAsia="ru-RU"/>
        </w:rPr>
        <w:t>05.2014</w:t>
      </w:r>
      <w:r w:rsidRPr="00E93059">
        <w:rPr>
          <w:rFonts w:eastAsia="Times New Roman" w:cs="Times New Roman"/>
          <w:sz w:val="24"/>
          <w:szCs w:val="24"/>
          <w:lang w:eastAsia="ru-RU"/>
        </w:rPr>
        <w:t xml:space="preserve"> г.</w:t>
      </w:r>
    </w:p>
    <w:p w14:paraId="1662247B"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4E1E4D3D"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7B85ECBB"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Руководитель выпускной работы</w:t>
      </w:r>
      <w:r w:rsidRPr="00E93059">
        <w:rPr>
          <w:rFonts w:eastAsia="Times New Roman" w:cs="Times New Roman"/>
          <w:sz w:val="24"/>
          <w:szCs w:val="24"/>
          <w:lang w:eastAsia="ru-RU"/>
        </w:rPr>
        <w:tab/>
      </w:r>
    </w:p>
    <w:p w14:paraId="5BD7BE63"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____</w:t>
      </w:r>
      <w:r w:rsidRPr="00E93059">
        <w:rPr>
          <w:rFonts w:eastAsia="Times New Roman" w:cs="Times New Roman"/>
          <w:sz w:val="24"/>
          <w:szCs w:val="24"/>
          <w:u w:val="single"/>
          <w:lang w:eastAsia="ru-RU"/>
        </w:rPr>
        <w:t>доц., к.т.н.</w:t>
      </w:r>
      <w:r w:rsidRPr="00E93059">
        <w:rPr>
          <w:rFonts w:eastAsia="Times New Roman" w:cs="Times New Roman"/>
          <w:sz w:val="24"/>
          <w:szCs w:val="24"/>
          <w:lang w:eastAsia="ru-RU"/>
        </w:rPr>
        <w:t xml:space="preserve">__________              ____________________             ___ </w:t>
      </w:r>
      <w:r w:rsidRPr="00E93059">
        <w:rPr>
          <w:rFonts w:eastAsia="Times New Roman" w:cs="Times New Roman"/>
          <w:sz w:val="24"/>
          <w:szCs w:val="24"/>
          <w:u w:val="single"/>
          <w:lang w:eastAsia="ru-RU"/>
        </w:rPr>
        <w:t>О.О. Жаринов</w:t>
      </w:r>
      <w:r w:rsidRPr="00E93059">
        <w:rPr>
          <w:rFonts w:eastAsia="Times New Roman" w:cs="Times New Roman"/>
          <w:sz w:val="24"/>
          <w:szCs w:val="24"/>
          <w:lang w:eastAsia="ru-RU"/>
        </w:rPr>
        <w:t xml:space="preserve"> _____</w:t>
      </w:r>
    </w:p>
    <w:p w14:paraId="7EAFD0ED" w14:textId="77777777" w:rsidR="00E93059" w:rsidRPr="00E93059" w:rsidRDefault="00E93059" w:rsidP="00E93059">
      <w:pPr>
        <w:widowControl w:val="0"/>
        <w:autoSpaceDE w:val="0"/>
        <w:autoSpaceDN w:val="0"/>
        <w:adjustRightInd w:val="0"/>
        <w:spacing w:after="0" w:line="240" w:lineRule="auto"/>
        <w:ind w:firstLine="708"/>
        <w:rPr>
          <w:rFonts w:eastAsia="Times New Roman" w:cs="Times New Roman"/>
          <w:sz w:val="24"/>
          <w:szCs w:val="24"/>
          <w:vertAlign w:val="superscript"/>
          <w:lang w:eastAsia="ru-RU"/>
        </w:rPr>
      </w:pPr>
      <w:r w:rsidRPr="00E93059">
        <w:rPr>
          <w:rFonts w:eastAsia="Times New Roman" w:cs="Times New Roman"/>
          <w:sz w:val="24"/>
          <w:szCs w:val="24"/>
          <w:vertAlign w:val="superscript"/>
          <w:lang w:eastAsia="ru-RU"/>
        </w:rPr>
        <w:t xml:space="preserve">должность, уч. степень, звание </w:t>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t xml:space="preserve">подпись, дата </w:t>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t>инициалы, фамилия</w:t>
      </w:r>
    </w:p>
    <w:p w14:paraId="39EF02B1"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21471E0A"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val="en-US" w:eastAsia="ru-RU"/>
        </w:rPr>
        <w:t>C</w:t>
      </w:r>
      <w:r w:rsidRPr="00E93059">
        <w:rPr>
          <w:rFonts w:eastAsia="Times New Roman" w:cs="Times New Roman"/>
          <w:sz w:val="24"/>
          <w:szCs w:val="24"/>
          <w:lang w:eastAsia="ru-RU"/>
        </w:rPr>
        <w:t>тудент группы № _</w:t>
      </w:r>
      <w:r w:rsidRPr="00E93059">
        <w:rPr>
          <w:rFonts w:eastAsia="Times New Roman" w:cs="Times New Roman"/>
          <w:sz w:val="24"/>
          <w:szCs w:val="24"/>
          <w:u w:val="single"/>
          <w:lang w:eastAsia="ru-RU"/>
        </w:rPr>
        <w:t>4010</w:t>
      </w:r>
      <w:r w:rsidRPr="00E93059">
        <w:rPr>
          <w:rFonts w:eastAsia="Times New Roman" w:cs="Times New Roman"/>
          <w:sz w:val="24"/>
          <w:szCs w:val="24"/>
          <w:lang w:eastAsia="ru-RU"/>
        </w:rPr>
        <w:t>__              ____________________           ____</w:t>
      </w:r>
      <w:r w:rsidRPr="00E93059">
        <w:rPr>
          <w:rFonts w:eastAsia="Times New Roman" w:cs="Times New Roman"/>
          <w:sz w:val="24"/>
          <w:szCs w:val="24"/>
          <w:u w:val="single"/>
          <w:lang w:eastAsia="ru-RU"/>
        </w:rPr>
        <w:t>А.Д. Кольцов</w:t>
      </w:r>
      <w:r w:rsidRPr="00E93059">
        <w:rPr>
          <w:rFonts w:eastAsia="Times New Roman" w:cs="Times New Roman"/>
          <w:sz w:val="24"/>
          <w:szCs w:val="24"/>
          <w:lang w:eastAsia="ru-RU"/>
        </w:rPr>
        <w:t>______</w:t>
      </w:r>
    </w:p>
    <w:p w14:paraId="40582206" w14:textId="77777777" w:rsidR="00E93059" w:rsidRPr="00E93059" w:rsidRDefault="00E93059" w:rsidP="00E93059">
      <w:pPr>
        <w:widowControl w:val="0"/>
        <w:autoSpaceDE w:val="0"/>
        <w:autoSpaceDN w:val="0"/>
        <w:adjustRightInd w:val="0"/>
        <w:spacing w:after="0" w:line="240" w:lineRule="auto"/>
        <w:ind w:firstLine="708"/>
        <w:rPr>
          <w:rFonts w:eastAsia="Times New Roman" w:cs="Times New Roman"/>
          <w:sz w:val="24"/>
          <w:szCs w:val="24"/>
          <w:vertAlign w:val="superscript"/>
          <w:lang w:eastAsia="ru-RU"/>
        </w:rPr>
      </w:pP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t xml:space="preserve">подпись, дата </w:t>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t>инициалы, фамилия</w:t>
      </w:r>
    </w:p>
    <w:p w14:paraId="7610E146" w14:textId="77777777" w:rsidR="00E93059" w:rsidRDefault="00E93059" w:rsidP="00E93059">
      <w:pPr>
        <w:widowControl w:val="0"/>
        <w:autoSpaceDE w:val="0"/>
        <w:autoSpaceDN w:val="0"/>
        <w:adjustRightInd w:val="0"/>
        <w:spacing w:after="0" w:line="240" w:lineRule="auto"/>
        <w:jc w:val="center"/>
        <w:rPr>
          <w:rFonts w:eastAsia="Times New Roman" w:cs="Times New Roman"/>
          <w:sz w:val="24"/>
          <w:szCs w:val="24"/>
          <w:lang w:eastAsia="ru-RU"/>
        </w:rPr>
      </w:pPr>
    </w:p>
    <w:p w14:paraId="75EFBDBC" w14:textId="77777777" w:rsidR="00E93059" w:rsidRPr="00E93059" w:rsidRDefault="00E93059" w:rsidP="00E93059">
      <w:pPr>
        <w:widowControl w:val="0"/>
        <w:autoSpaceDE w:val="0"/>
        <w:autoSpaceDN w:val="0"/>
        <w:adjustRightInd w:val="0"/>
        <w:spacing w:after="0" w:line="240" w:lineRule="auto"/>
        <w:jc w:val="center"/>
        <w:rPr>
          <w:rFonts w:eastAsia="Times New Roman" w:cs="Times New Roman"/>
          <w:sz w:val="24"/>
          <w:szCs w:val="24"/>
          <w:lang w:eastAsia="ru-RU"/>
        </w:rPr>
      </w:pPr>
    </w:p>
    <w:p w14:paraId="789B32E4" w14:textId="2F98DCE7" w:rsidR="00E93059" w:rsidRDefault="00897B9A" w:rsidP="009E4D2B">
      <w:pPr>
        <w:widowControl w:val="0"/>
        <w:autoSpaceDE w:val="0"/>
        <w:autoSpaceDN w:val="0"/>
        <w:adjustRightInd w:val="0"/>
        <w:spacing w:after="0" w:line="240" w:lineRule="auto"/>
        <w:jc w:val="center"/>
      </w:pPr>
      <w:r>
        <w:rPr>
          <w:rFonts w:eastAsia="Times New Roman" w:cs="Times New Roman"/>
          <w:noProof/>
          <w:sz w:val="24"/>
          <w:szCs w:val="24"/>
          <w:lang w:eastAsia="ru-RU"/>
        </w:rPr>
        <mc:AlternateContent>
          <mc:Choice Requires="wps">
            <w:drawing>
              <wp:anchor distT="0" distB="0" distL="114300" distR="114300" simplePos="0" relativeHeight="252081152" behindDoc="0" locked="0" layoutInCell="1" allowOverlap="1" wp14:anchorId="165F6376" wp14:editId="3F416AAC">
                <wp:simplePos x="0" y="0"/>
                <wp:positionH relativeFrom="column">
                  <wp:posOffset>6486525</wp:posOffset>
                </wp:positionH>
                <wp:positionV relativeFrom="paragraph">
                  <wp:posOffset>1415415</wp:posOffset>
                </wp:positionV>
                <wp:extent cx="323850" cy="447675"/>
                <wp:effectExtent l="0" t="0" r="19050" b="28575"/>
                <wp:wrapNone/>
                <wp:docPr id="181" name="Rectangle 181"/>
                <wp:cNvGraphicFramePr/>
                <a:graphic xmlns:a="http://schemas.openxmlformats.org/drawingml/2006/main">
                  <a:graphicData uri="http://schemas.microsoft.com/office/word/2010/wordprocessingShape">
                    <wps:wsp>
                      <wps:cNvSpPr/>
                      <wps:spPr>
                        <a:xfrm>
                          <a:off x="0" y="0"/>
                          <a:ext cx="323850" cy="4476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73AAD" id="Rectangle 181" o:spid="_x0000_s1026" style="position:absolute;margin-left:510.75pt;margin-top:111.45pt;width:25.5pt;height:35.25pt;z-index:25208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" fillcolor="white [3212]" strokecolor="white [3212]" strokeweight="1pt"/>
            </w:pict>
          </mc:Fallback>
        </mc:AlternateContent>
      </w:r>
      <w:r w:rsidR="00E93059" w:rsidRPr="00E93059">
        <w:rPr>
          <w:rFonts w:eastAsia="Times New Roman" w:cs="Times New Roman"/>
          <w:sz w:val="24"/>
          <w:szCs w:val="24"/>
          <w:lang w:eastAsia="ru-RU"/>
        </w:rPr>
        <w:t>Санкт-Петербург 2014</w:t>
      </w:r>
      <w:r w:rsidR="00E93059">
        <w:br w:type="page"/>
      </w:r>
    </w:p>
    <w:p w14:paraId="0175CD09" w14:textId="77777777" w:rsidR="00C21879" w:rsidRPr="00C21879" w:rsidRDefault="00C21879" w:rsidP="00C21879">
      <w:pPr>
        <w:widowControl w:val="0"/>
        <w:autoSpaceDE w:val="0"/>
        <w:autoSpaceDN w:val="0"/>
        <w:adjustRightInd w:val="0"/>
        <w:spacing w:after="0" w:line="240" w:lineRule="auto"/>
        <w:jc w:val="center"/>
        <w:rPr>
          <w:rFonts w:eastAsia="Times New Roman" w:cs="Times New Roman"/>
          <w:b/>
          <w:bCs/>
          <w:sz w:val="20"/>
          <w:szCs w:val="20"/>
          <w:lang w:eastAsia="ru-RU"/>
        </w:rPr>
      </w:pPr>
      <w:r w:rsidRPr="00C21879">
        <w:rPr>
          <w:rFonts w:eastAsia="Times New Roman" w:cs="Times New Roman"/>
          <w:b/>
          <w:bCs/>
          <w:sz w:val="20"/>
          <w:szCs w:val="20"/>
          <w:lang w:eastAsia="ru-RU"/>
        </w:rPr>
        <w:lastRenderedPageBreak/>
        <w:t>МИНИСТЕРСТВО ОБРАЗОВАНИЯ И НАУКИ РОССИЙСКОЙ ФЕДЕРАЦИИ</w:t>
      </w:r>
    </w:p>
    <w:p w14:paraId="1F47884C" w14:textId="77777777" w:rsidR="00C21879" w:rsidRPr="00C21879" w:rsidRDefault="00C21879" w:rsidP="00C21879">
      <w:pPr>
        <w:widowControl w:val="0"/>
        <w:autoSpaceDE w:val="0"/>
        <w:autoSpaceDN w:val="0"/>
        <w:adjustRightInd w:val="0"/>
        <w:spacing w:after="0" w:line="240" w:lineRule="auto"/>
        <w:jc w:val="center"/>
        <w:rPr>
          <w:rFonts w:eastAsia="Times New Roman" w:cs="Times New Roman"/>
          <w:sz w:val="22"/>
          <w:lang w:eastAsia="ru-RU"/>
        </w:rPr>
      </w:pPr>
      <w:r w:rsidRPr="00C21879">
        <w:rPr>
          <w:rFonts w:eastAsia="Times New Roman" w:cs="Times New Roman"/>
          <w:sz w:val="22"/>
          <w:lang w:eastAsia="ru-RU"/>
        </w:rPr>
        <w:t xml:space="preserve">Федеральное государственное автономное образовательное учреждение </w:t>
      </w:r>
      <w:r w:rsidRPr="00C21879">
        <w:rPr>
          <w:rFonts w:eastAsia="Times New Roman" w:cs="Times New Roman"/>
          <w:sz w:val="22"/>
          <w:lang w:eastAsia="ru-RU"/>
        </w:rPr>
        <w:br/>
        <w:t>высшего профессионального образования</w:t>
      </w:r>
    </w:p>
    <w:p w14:paraId="16447DAA" w14:textId="77777777" w:rsidR="00C21879" w:rsidRPr="00C21879" w:rsidRDefault="00C21879" w:rsidP="00C21879">
      <w:pPr>
        <w:widowControl w:val="0"/>
        <w:autoSpaceDE w:val="0"/>
        <w:autoSpaceDN w:val="0"/>
        <w:adjustRightInd w:val="0"/>
        <w:spacing w:after="600" w:line="240" w:lineRule="auto"/>
        <w:jc w:val="center"/>
        <w:rPr>
          <w:rFonts w:eastAsia="Times New Roman" w:cs="Times New Roman"/>
          <w:bCs/>
          <w:sz w:val="20"/>
          <w:szCs w:val="20"/>
          <w:lang w:eastAsia="ru-RU"/>
        </w:rPr>
      </w:pPr>
      <w:r w:rsidRPr="00C21879">
        <w:rPr>
          <w:rFonts w:eastAsia="Times New Roman" w:cs="Times New Roman"/>
          <w:bCs/>
          <w:sz w:val="24"/>
          <w:szCs w:val="24"/>
          <w:lang w:eastAsia="ru-RU"/>
        </w:rPr>
        <w:t>«</w:t>
      </w:r>
      <w:r w:rsidRPr="00C21879">
        <w:rPr>
          <w:rFonts w:eastAsia="Times New Roman" w:cs="Times New Roman"/>
          <w:bCs/>
          <w:sz w:val="20"/>
          <w:szCs w:val="20"/>
          <w:lang w:eastAsia="ru-RU"/>
        </w:rPr>
        <w:t xml:space="preserve">САНКТ-ПЕТЕРБУРГСКИЙ ГОСУДАРСТВЕННЫЙ УНИВЕРСИТЕТ </w:t>
      </w:r>
      <w:r w:rsidRPr="00C21879">
        <w:rPr>
          <w:rFonts w:eastAsia="Times New Roman" w:cs="Times New Roman"/>
          <w:bCs/>
          <w:sz w:val="20"/>
          <w:szCs w:val="20"/>
          <w:lang w:eastAsia="ru-RU"/>
        </w:rPr>
        <w:br/>
        <w:t>АЭРОКОСМИЧЕСКОГО ПРИБОРОСТРОЕНИЯ»</w:t>
      </w:r>
    </w:p>
    <w:p w14:paraId="5C95AE9F"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r w:rsidRPr="00C21879">
        <w:rPr>
          <w:rFonts w:eastAsia="Times New Roman" w:cs="Times New Roman"/>
          <w:sz w:val="24"/>
          <w:szCs w:val="24"/>
          <w:lang w:eastAsia="ru-RU"/>
        </w:rPr>
        <w:t xml:space="preserve">      УТВЕРЖДАЮ</w:t>
      </w:r>
    </w:p>
    <w:p w14:paraId="7558F35F"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r w:rsidRPr="00C21879">
        <w:rPr>
          <w:rFonts w:eastAsia="Times New Roman" w:cs="Times New Roman"/>
          <w:sz w:val="24"/>
          <w:szCs w:val="24"/>
          <w:lang w:eastAsia="ru-RU"/>
        </w:rPr>
        <w:t xml:space="preserve">Заведующий кафедрой №  41       </w:t>
      </w:r>
    </w:p>
    <w:p w14:paraId="707D715B"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0"/>
          <w:szCs w:val="20"/>
          <w:lang w:eastAsia="ru-RU"/>
        </w:rPr>
      </w:pPr>
      <w:r w:rsidRPr="00C21879">
        <w:rPr>
          <w:rFonts w:eastAsia="Times New Roman" w:cs="Times New Roman"/>
          <w:sz w:val="20"/>
          <w:szCs w:val="20"/>
          <w:lang w:eastAsia="ru-RU"/>
        </w:rPr>
        <w:t xml:space="preserve">     </w:t>
      </w:r>
    </w:p>
    <w:p w14:paraId="177294FD"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18"/>
          <w:szCs w:val="18"/>
          <w:lang w:eastAsia="ru-RU"/>
        </w:rPr>
      </w:pPr>
      <w:r w:rsidRPr="00C21879">
        <w:rPr>
          <w:rFonts w:eastAsia="Times New Roman" w:cs="Times New Roman"/>
          <w:sz w:val="20"/>
          <w:szCs w:val="20"/>
          <w:lang w:eastAsia="ru-RU"/>
        </w:rPr>
        <w:t xml:space="preserve">     ______</w:t>
      </w:r>
      <w:r w:rsidRPr="00C21879">
        <w:rPr>
          <w:rFonts w:eastAsia="Times New Roman" w:cs="Times New Roman"/>
          <w:sz w:val="20"/>
          <w:szCs w:val="20"/>
          <w:u w:val="single"/>
          <w:lang w:eastAsia="ru-RU"/>
        </w:rPr>
        <w:t xml:space="preserve"> проф., д.т.н</w:t>
      </w:r>
      <w:r w:rsidRPr="00C21879">
        <w:rPr>
          <w:rFonts w:eastAsia="Times New Roman" w:cs="Times New Roman"/>
          <w:sz w:val="20"/>
          <w:szCs w:val="20"/>
          <w:lang w:eastAsia="ru-RU"/>
        </w:rPr>
        <w:t xml:space="preserve"> </w:t>
      </w:r>
      <w:r w:rsidRPr="00C21879">
        <w:rPr>
          <w:rFonts w:eastAsia="Times New Roman" w:cs="Times New Roman"/>
          <w:sz w:val="20"/>
          <w:szCs w:val="20"/>
          <w:u w:val="single"/>
          <w:lang w:eastAsia="ru-RU"/>
        </w:rPr>
        <w:t>._</w:t>
      </w:r>
      <w:r w:rsidRPr="00C21879">
        <w:rPr>
          <w:rFonts w:eastAsia="Times New Roman" w:cs="Times New Roman"/>
          <w:sz w:val="20"/>
          <w:szCs w:val="20"/>
          <w:lang w:eastAsia="ru-RU"/>
        </w:rPr>
        <w:t xml:space="preserve">_____    </w:t>
      </w:r>
      <w:r w:rsidRPr="00C21879">
        <w:rPr>
          <w:rFonts w:eastAsia="Times New Roman" w:cs="Times New Roman"/>
          <w:sz w:val="18"/>
          <w:szCs w:val="18"/>
          <w:lang w:eastAsia="ru-RU"/>
        </w:rPr>
        <w:t xml:space="preserve">                 __________________________                    ________</w:t>
      </w:r>
      <w:r w:rsidRPr="00C21879">
        <w:rPr>
          <w:rFonts w:eastAsia="Times New Roman" w:cs="Times New Roman"/>
          <w:sz w:val="18"/>
          <w:szCs w:val="18"/>
          <w:u w:val="single"/>
          <w:lang w:eastAsia="ru-RU"/>
        </w:rPr>
        <w:t>А.П. Шепета</w:t>
      </w:r>
      <w:r w:rsidRPr="00C21879">
        <w:rPr>
          <w:rFonts w:eastAsia="Times New Roman" w:cs="Times New Roman"/>
          <w:sz w:val="18"/>
          <w:szCs w:val="18"/>
          <w:lang w:eastAsia="ru-RU"/>
        </w:rPr>
        <w:t xml:space="preserve"> ________</w:t>
      </w:r>
    </w:p>
    <w:p w14:paraId="21CA7B2A"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18"/>
          <w:szCs w:val="18"/>
          <w:lang w:eastAsia="ru-RU"/>
        </w:rPr>
      </w:pPr>
      <w:r w:rsidRPr="00C21879">
        <w:rPr>
          <w:rFonts w:eastAsia="Times New Roman" w:cs="Times New Roman"/>
          <w:sz w:val="18"/>
          <w:szCs w:val="18"/>
          <w:lang w:eastAsia="ru-RU"/>
        </w:rPr>
        <w:t xml:space="preserve">     должность, уч. степень, звание                                   подпись, дата                                             инициалы, фамилия</w:t>
      </w:r>
    </w:p>
    <w:p w14:paraId="6FE3B825"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vertAlign w:val="superscript"/>
          <w:lang w:eastAsia="ru-RU"/>
        </w:rPr>
      </w:pPr>
    </w:p>
    <w:p w14:paraId="0E1C64FF" w14:textId="77777777" w:rsidR="00C21879" w:rsidRPr="00C21879" w:rsidRDefault="00C21879" w:rsidP="00C21879">
      <w:pPr>
        <w:widowControl w:val="0"/>
        <w:autoSpaceDE w:val="0"/>
        <w:autoSpaceDN w:val="0"/>
        <w:adjustRightInd w:val="0"/>
        <w:spacing w:after="0" w:line="240" w:lineRule="auto"/>
        <w:jc w:val="center"/>
        <w:rPr>
          <w:rFonts w:eastAsia="Times New Roman" w:cs="Times New Roman"/>
          <w:sz w:val="24"/>
          <w:szCs w:val="24"/>
          <w:lang w:eastAsia="ru-RU"/>
        </w:rPr>
      </w:pPr>
      <w:r w:rsidRPr="00C21879">
        <w:rPr>
          <w:rFonts w:eastAsia="Times New Roman" w:cs="Times New Roman"/>
          <w:sz w:val="24"/>
          <w:szCs w:val="24"/>
          <w:lang w:eastAsia="ru-RU"/>
        </w:rPr>
        <w:t>ЗАДАНИЕ</w:t>
      </w:r>
    </w:p>
    <w:p w14:paraId="725B405C" w14:textId="77777777" w:rsidR="00C21879" w:rsidRPr="00C21879" w:rsidRDefault="00C21879" w:rsidP="00C21879">
      <w:pPr>
        <w:widowControl w:val="0"/>
        <w:autoSpaceDE w:val="0"/>
        <w:autoSpaceDN w:val="0"/>
        <w:adjustRightInd w:val="0"/>
        <w:spacing w:after="0" w:line="240" w:lineRule="auto"/>
        <w:jc w:val="center"/>
        <w:rPr>
          <w:rFonts w:eastAsia="Times New Roman" w:cs="Times New Roman"/>
          <w:sz w:val="24"/>
          <w:szCs w:val="24"/>
          <w:lang w:eastAsia="ru-RU"/>
        </w:rPr>
      </w:pPr>
      <w:r w:rsidRPr="00C21879">
        <w:rPr>
          <w:rFonts w:eastAsia="Times New Roman" w:cs="Times New Roman"/>
          <w:sz w:val="24"/>
          <w:szCs w:val="24"/>
          <w:lang w:eastAsia="ru-RU"/>
        </w:rPr>
        <w:t>на выпускную квалификационную работу бакалавра</w:t>
      </w:r>
    </w:p>
    <w:p w14:paraId="31C0EC54"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0"/>
          <w:szCs w:val="20"/>
          <w:lang w:eastAsia="ru-RU"/>
        </w:rPr>
      </w:pPr>
    </w:p>
    <w:p w14:paraId="5137235D" w14:textId="13D41E6D" w:rsidR="00C21879" w:rsidRPr="00C21879" w:rsidRDefault="00C21879" w:rsidP="00C21879">
      <w:pPr>
        <w:widowControl w:val="0"/>
        <w:autoSpaceDE w:val="0"/>
        <w:autoSpaceDN w:val="0"/>
        <w:adjustRightInd w:val="0"/>
        <w:spacing w:after="0" w:line="240" w:lineRule="auto"/>
        <w:jc w:val="left"/>
        <w:rPr>
          <w:rFonts w:eastAsia="Times New Roman" w:cs="Times New Roman"/>
          <w:sz w:val="20"/>
          <w:szCs w:val="20"/>
          <w:u w:val="single"/>
          <w:lang w:eastAsia="ru-RU"/>
        </w:rPr>
      </w:pPr>
      <w:r w:rsidRPr="00C21879">
        <w:rPr>
          <w:rFonts w:eastAsia="Times New Roman" w:cs="Times New Roman"/>
          <w:sz w:val="24"/>
          <w:szCs w:val="24"/>
          <w:lang w:eastAsia="ru-RU"/>
        </w:rPr>
        <w:t>Студенту</w:t>
      </w:r>
      <w:r w:rsidRPr="00C21879">
        <w:rPr>
          <w:rFonts w:eastAsia="Times New Roman" w:cs="Times New Roman"/>
          <w:sz w:val="20"/>
          <w:szCs w:val="20"/>
          <w:u w:val="single"/>
          <w:lang w:eastAsia="ru-RU"/>
        </w:rPr>
        <w:tab/>
      </w:r>
      <w:r w:rsidRPr="00C21879">
        <w:rPr>
          <w:rFonts w:eastAsia="Times New Roman" w:cs="Times New Roman"/>
          <w:sz w:val="20"/>
          <w:szCs w:val="20"/>
          <w:u w:val="single"/>
          <w:lang w:eastAsia="ru-RU"/>
        </w:rPr>
        <w:tab/>
      </w:r>
      <w:r>
        <w:rPr>
          <w:rFonts w:eastAsia="Times New Roman" w:cs="Times New Roman"/>
          <w:sz w:val="24"/>
          <w:szCs w:val="24"/>
          <w:u w:val="single"/>
          <w:lang w:eastAsia="ru-RU"/>
        </w:rPr>
        <w:t>Кольцову</w:t>
      </w:r>
      <w:r w:rsidRPr="00C21879">
        <w:rPr>
          <w:rFonts w:eastAsia="Times New Roman" w:cs="Times New Roman"/>
          <w:sz w:val="24"/>
          <w:szCs w:val="24"/>
          <w:u w:val="single"/>
          <w:lang w:eastAsia="ru-RU"/>
        </w:rPr>
        <w:t xml:space="preserve"> Артему </w:t>
      </w:r>
      <w:r>
        <w:rPr>
          <w:rFonts w:eastAsia="Times New Roman" w:cs="Times New Roman"/>
          <w:sz w:val="24"/>
          <w:szCs w:val="24"/>
          <w:u w:val="single"/>
          <w:lang w:eastAsia="ru-RU"/>
        </w:rPr>
        <w:t>Дмитриевичу</w:t>
      </w:r>
      <w:r w:rsidRPr="00C21879">
        <w:rPr>
          <w:rFonts w:eastAsia="Times New Roman" w:cs="Times New Roman"/>
          <w:sz w:val="24"/>
          <w:szCs w:val="24"/>
          <w:u w:val="single"/>
          <w:lang w:eastAsia="ru-RU"/>
        </w:rPr>
        <w:tab/>
      </w:r>
      <w:r w:rsidRPr="00C21879">
        <w:rPr>
          <w:rFonts w:eastAsia="Times New Roman" w:cs="Times New Roman"/>
          <w:sz w:val="24"/>
          <w:szCs w:val="24"/>
          <w:u w:val="single"/>
          <w:lang w:eastAsia="ru-RU"/>
        </w:rPr>
        <w:tab/>
      </w:r>
      <w:r w:rsidRPr="00C21879">
        <w:rPr>
          <w:rFonts w:eastAsia="Times New Roman" w:cs="Times New Roman"/>
          <w:sz w:val="24"/>
          <w:szCs w:val="24"/>
          <w:u w:val="single"/>
          <w:lang w:eastAsia="ru-RU"/>
        </w:rPr>
        <w:tab/>
      </w:r>
      <w:r w:rsidRPr="00C21879">
        <w:rPr>
          <w:rFonts w:eastAsia="Times New Roman" w:cs="Times New Roman"/>
          <w:sz w:val="24"/>
          <w:szCs w:val="24"/>
          <w:u w:val="single"/>
          <w:lang w:eastAsia="ru-RU"/>
        </w:rPr>
        <w:tab/>
      </w:r>
      <w:r w:rsidRPr="00C21879">
        <w:rPr>
          <w:rFonts w:eastAsia="Times New Roman" w:cs="Times New Roman"/>
          <w:sz w:val="20"/>
          <w:szCs w:val="20"/>
          <w:lang w:eastAsia="ru-RU"/>
        </w:rPr>
        <w:t xml:space="preserve"> гр.  </w:t>
      </w:r>
      <w:r w:rsidRPr="00C21879">
        <w:rPr>
          <w:rFonts w:eastAsia="Times New Roman" w:cs="Times New Roman"/>
          <w:sz w:val="24"/>
          <w:szCs w:val="24"/>
          <w:u w:val="single"/>
          <w:lang w:eastAsia="ru-RU"/>
        </w:rPr>
        <w:t>4010</w:t>
      </w:r>
      <w:r w:rsidRPr="00C21879">
        <w:rPr>
          <w:rFonts w:eastAsia="Times New Roman" w:cs="Times New Roman"/>
          <w:sz w:val="24"/>
          <w:szCs w:val="24"/>
          <w:u w:val="single"/>
          <w:lang w:eastAsia="ru-RU"/>
        </w:rPr>
        <w:tab/>
      </w:r>
    </w:p>
    <w:p w14:paraId="4B548040" w14:textId="77777777" w:rsidR="00C21879" w:rsidRPr="00C21879" w:rsidRDefault="00C21879" w:rsidP="00C21879">
      <w:pPr>
        <w:widowControl w:val="0"/>
        <w:autoSpaceDE w:val="0"/>
        <w:autoSpaceDN w:val="0"/>
        <w:adjustRightInd w:val="0"/>
        <w:spacing w:after="0" w:line="240" w:lineRule="auto"/>
        <w:jc w:val="center"/>
        <w:rPr>
          <w:rFonts w:eastAsia="Times New Roman" w:cs="Times New Roman"/>
          <w:sz w:val="24"/>
          <w:szCs w:val="24"/>
          <w:lang w:eastAsia="ru-RU"/>
        </w:rPr>
      </w:pPr>
      <w:r w:rsidRPr="00C21879">
        <w:rPr>
          <w:rFonts w:eastAsia="Times New Roman" w:cs="Times New Roman"/>
          <w:sz w:val="24"/>
          <w:szCs w:val="24"/>
          <w:vertAlign w:val="superscript"/>
          <w:lang w:eastAsia="ru-RU"/>
        </w:rPr>
        <w:t>(ФИО)</w:t>
      </w:r>
    </w:p>
    <w:p w14:paraId="03C8EC73" w14:textId="662C4B10" w:rsidR="00C21879" w:rsidRPr="00C21879" w:rsidRDefault="00C21879" w:rsidP="00C21879">
      <w:pPr>
        <w:widowControl w:val="0"/>
        <w:autoSpaceDE w:val="0"/>
        <w:autoSpaceDN w:val="0"/>
        <w:adjustRightInd w:val="0"/>
        <w:spacing w:after="0" w:line="240" w:lineRule="auto"/>
        <w:jc w:val="center"/>
        <w:rPr>
          <w:rFonts w:eastAsia="Times New Roman" w:cs="Times New Roman"/>
          <w:sz w:val="20"/>
          <w:szCs w:val="20"/>
          <w:u w:val="single"/>
          <w:lang w:eastAsia="ru-RU"/>
        </w:rPr>
      </w:pPr>
      <w:r w:rsidRPr="00C21879">
        <w:rPr>
          <w:rFonts w:eastAsia="Times New Roman" w:cs="Times New Roman"/>
          <w:sz w:val="24"/>
          <w:szCs w:val="24"/>
          <w:lang w:eastAsia="ru-RU"/>
        </w:rPr>
        <w:t>Тема:</w:t>
      </w:r>
      <w:r>
        <w:rPr>
          <w:rFonts w:eastAsia="Times New Roman" w:cs="Times New Roman"/>
          <w:sz w:val="20"/>
          <w:szCs w:val="20"/>
          <w:u w:val="single"/>
          <w:lang w:eastAsia="ru-RU"/>
        </w:rPr>
        <w:tab/>
      </w:r>
      <w:r>
        <w:rPr>
          <w:rFonts w:eastAsia="Times New Roman" w:cs="Times New Roman"/>
          <w:sz w:val="20"/>
          <w:szCs w:val="20"/>
          <w:u w:val="single"/>
          <w:lang w:eastAsia="ru-RU"/>
        </w:rPr>
        <w:tab/>
      </w:r>
      <w:r w:rsidRPr="00C21879">
        <w:rPr>
          <w:rFonts w:eastAsia="Times New Roman" w:cs="Times New Roman"/>
          <w:sz w:val="24"/>
          <w:szCs w:val="24"/>
          <w:u w:val="single"/>
          <w:lang w:eastAsia="ru-RU"/>
        </w:rPr>
        <w:t>Разработка алгоритма декодирования сигнала кардиомониторной системы с аудиоканалом передачи данных</w:t>
      </w:r>
    </w:p>
    <w:p w14:paraId="4E23990C"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p>
    <w:p w14:paraId="46B32DB6"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p>
    <w:p w14:paraId="62ED7C7A"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p>
    <w:p w14:paraId="4BCD3A99" w14:textId="77777777" w:rsidR="00C21879" w:rsidRPr="00C21879" w:rsidRDefault="00C21879" w:rsidP="00C21879">
      <w:pPr>
        <w:widowControl w:val="0"/>
        <w:autoSpaceDE w:val="0"/>
        <w:autoSpaceDN w:val="0"/>
        <w:adjustRightInd w:val="0"/>
        <w:spacing w:after="240"/>
        <w:jc w:val="left"/>
        <w:rPr>
          <w:rFonts w:eastAsia="Times New Roman" w:cs="Times New Roman"/>
          <w:sz w:val="20"/>
          <w:szCs w:val="20"/>
          <w:lang w:eastAsia="ru-RU"/>
        </w:rPr>
      </w:pPr>
      <w:r w:rsidRPr="00C21879">
        <w:rPr>
          <w:rFonts w:eastAsia="Times New Roman" w:cs="Times New Roman"/>
          <w:sz w:val="24"/>
          <w:szCs w:val="24"/>
          <w:lang w:eastAsia="ru-RU"/>
        </w:rPr>
        <w:t>Цель работы:</w:t>
      </w:r>
      <w:r w:rsidRPr="00C21879">
        <w:rPr>
          <w:rFonts w:eastAsia="Times New Roman" w:cs="Times New Roman"/>
          <w:sz w:val="20"/>
          <w:szCs w:val="20"/>
          <w:lang w:eastAsia="ru-RU"/>
        </w:rPr>
        <w:t xml:space="preserve">    </w:t>
      </w:r>
    </w:p>
    <w:p w14:paraId="1B4DD71A" w14:textId="3F0A6D2E" w:rsidR="00C21879" w:rsidRPr="00C21879" w:rsidRDefault="00261F18" w:rsidP="00C21879">
      <w:pPr>
        <w:widowControl w:val="0"/>
        <w:autoSpaceDE w:val="0"/>
        <w:autoSpaceDN w:val="0"/>
        <w:adjustRightInd w:val="0"/>
        <w:spacing w:after="0"/>
        <w:rPr>
          <w:rFonts w:eastAsia="Times New Roman" w:cs="Times New Roman"/>
          <w:sz w:val="20"/>
          <w:szCs w:val="20"/>
          <w:lang w:eastAsia="ru-RU"/>
        </w:rPr>
      </w:pPr>
      <w:r>
        <w:rPr>
          <w:rFonts w:eastAsia="Times New Roman" w:cs="Times New Roman"/>
          <w:sz w:val="24"/>
          <w:szCs w:val="24"/>
          <w:u w:val="single"/>
          <w:lang w:eastAsia="ru-RU"/>
        </w:rPr>
        <w:t>Р</w:t>
      </w:r>
      <w:r w:rsidRPr="00261F18">
        <w:rPr>
          <w:rFonts w:eastAsia="Times New Roman" w:cs="Times New Roman"/>
          <w:sz w:val="24"/>
          <w:szCs w:val="24"/>
          <w:u w:val="single"/>
          <w:lang w:eastAsia="ru-RU"/>
        </w:rPr>
        <w:t>азработка устойчивого и эффективного алгоритма декодирования сигнала кардиомониторной системы с аудиоканалом передачи данных при наличии случайных помех и искажений</w:t>
      </w:r>
      <w:r w:rsidR="00320661">
        <w:rPr>
          <w:rFonts w:eastAsia="Times New Roman" w:cs="Times New Roman"/>
          <w:sz w:val="24"/>
          <w:szCs w:val="24"/>
          <w:u w:val="single"/>
          <w:lang w:eastAsia="ru-RU"/>
        </w:rPr>
        <w:t>.</w:t>
      </w:r>
      <w:r w:rsidR="00C21879" w:rsidRPr="00C21879">
        <w:rPr>
          <w:rFonts w:eastAsia="Times New Roman" w:cs="Times New Roman"/>
          <w:sz w:val="24"/>
          <w:szCs w:val="24"/>
          <w:u w:val="single"/>
          <w:lang w:eastAsia="ru-RU"/>
        </w:rPr>
        <w:t>_</w:t>
      </w:r>
    </w:p>
    <w:p w14:paraId="1441B9EB" w14:textId="77777777" w:rsidR="00C21879" w:rsidRPr="00C21879" w:rsidRDefault="00C21879" w:rsidP="00C21879">
      <w:pPr>
        <w:widowControl w:val="0"/>
        <w:autoSpaceDE w:val="0"/>
        <w:autoSpaceDN w:val="0"/>
        <w:adjustRightInd w:val="0"/>
        <w:spacing w:after="0"/>
        <w:jc w:val="left"/>
        <w:rPr>
          <w:rFonts w:eastAsia="Times New Roman" w:cs="Times New Roman"/>
          <w:sz w:val="16"/>
          <w:szCs w:val="16"/>
          <w:lang w:eastAsia="ru-RU"/>
        </w:rPr>
      </w:pPr>
    </w:p>
    <w:p w14:paraId="38862C10" w14:textId="77777777" w:rsidR="00C21879" w:rsidRPr="00C21879" w:rsidRDefault="00C21879" w:rsidP="00C21879">
      <w:pPr>
        <w:widowControl w:val="0"/>
        <w:autoSpaceDE w:val="0"/>
        <w:autoSpaceDN w:val="0"/>
        <w:adjustRightInd w:val="0"/>
        <w:spacing w:after="240"/>
        <w:jc w:val="left"/>
        <w:rPr>
          <w:rFonts w:eastAsia="Times New Roman" w:cs="Times New Roman"/>
          <w:sz w:val="24"/>
          <w:szCs w:val="24"/>
          <w:lang w:eastAsia="ru-RU"/>
        </w:rPr>
      </w:pPr>
      <w:r w:rsidRPr="00C21879">
        <w:rPr>
          <w:rFonts w:eastAsia="Times New Roman" w:cs="Times New Roman"/>
          <w:sz w:val="24"/>
          <w:szCs w:val="24"/>
          <w:lang w:eastAsia="ru-RU"/>
        </w:rPr>
        <w:t>Задачи, подлежащие решению:</w:t>
      </w:r>
    </w:p>
    <w:p w14:paraId="0E55246D" w14:textId="56D09AF4" w:rsidR="00C21879" w:rsidRPr="00C21879" w:rsidRDefault="00261F18" w:rsidP="00C21879">
      <w:pPr>
        <w:widowControl w:val="0"/>
        <w:autoSpaceDE w:val="0"/>
        <w:autoSpaceDN w:val="0"/>
        <w:adjustRightInd w:val="0"/>
        <w:spacing w:after="0"/>
        <w:rPr>
          <w:rFonts w:eastAsia="Times New Roman" w:cs="Times New Roman"/>
          <w:sz w:val="24"/>
          <w:szCs w:val="24"/>
          <w:u w:val="single"/>
          <w:lang w:eastAsia="ru-RU"/>
        </w:rPr>
      </w:pPr>
      <w:r>
        <w:rPr>
          <w:rFonts w:eastAsia="Times New Roman" w:cs="Times New Roman"/>
          <w:sz w:val="24"/>
          <w:szCs w:val="24"/>
          <w:u w:val="single"/>
          <w:lang w:eastAsia="ru-RU"/>
        </w:rPr>
        <w:t>Обн</w:t>
      </w:r>
      <w:r w:rsidR="00320661">
        <w:rPr>
          <w:rFonts w:eastAsia="Times New Roman" w:cs="Times New Roman"/>
          <w:sz w:val="24"/>
          <w:szCs w:val="24"/>
          <w:u w:val="single"/>
          <w:lang w:eastAsia="ru-RU"/>
        </w:rPr>
        <w:t>аружить</w:t>
      </w:r>
      <w:r>
        <w:rPr>
          <w:rFonts w:eastAsia="Times New Roman" w:cs="Times New Roman"/>
          <w:sz w:val="24"/>
          <w:szCs w:val="24"/>
          <w:u w:val="single"/>
          <w:lang w:eastAsia="ru-RU"/>
        </w:rPr>
        <w:t xml:space="preserve"> данн</w:t>
      </w:r>
      <w:r w:rsidR="00320661">
        <w:rPr>
          <w:rFonts w:eastAsia="Times New Roman" w:cs="Times New Roman"/>
          <w:sz w:val="24"/>
          <w:szCs w:val="24"/>
          <w:u w:val="single"/>
          <w:lang w:eastAsia="ru-RU"/>
        </w:rPr>
        <w:t>ые</w:t>
      </w:r>
      <w:r>
        <w:rPr>
          <w:rFonts w:eastAsia="Times New Roman" w:cs="Times New Roman"/>
          <w:sz w:val="24"/>
          <w:szCs w:val="24"/>
          <w:u w:val="single"/>
          <w:lang w:eastAsia="ru-RU"/>
        </w:rPr>
        <w:t xml:space="preserve"> во входящем сигнале</w:t>
      </w:r>
      <w:r w:rsidR="00C21879" w:rsidRPr="00C21879">
        <w:rPr>
          <w:rFonts w:eastAsia="Times New Roman" w:cs="Times New Roman"/>
          <w:sz w:val="24"/>
          <w:szCs w:val="24"/>
          <w:u w:val="single"/>
          <w:lang w:eastAsia="ru-RU"/>
        </w:rPr>
        <w:t xml:space="preserve"> </w:t>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p>
    <w:p w14:paraId="73632F6E" w14:textId="568B69DC" w:rsidR="00C21879" w:rsidRPr="00C21879" w:rsidRDefault="00320661" w:rsidP="00C21879">
      <w:pPr>
        <w:widowControl w:val="0"/>
        <w:autoSpaceDE w:val="0"/>
        <w:autoSpaceDN w:val="0"/>
        <w:adjustRightInd w:val="0"/>
        <w:spacing w:after="0"/>
        <w:rPr>
          <w:rFonts w:eastAsia="Times New Roman" w:cs="Times New Roman"/>
          <w:sz w:val="24"/>
          <w:szCs w:val="24"/>
          <w:u w:val="single"/>
          <w:lang w:eastAsia="ru-RU"/>
        </w:rPr>
      </w:pPr>
      <w:r>
        <w:rPr>
          <w:rFonts w:eastAsia="Times New Roman" w:cs="Times New Roman"/>
          <w:sz w:val="24"/>
          <w:szCs w:val="24"/>
          <w:u w:val="single"/>
          <w:lang w:eastAsia="ru-RU"/>
        </w:rPr>
        <w:t>Декодировать полученные данные</w:t>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sidR="00C21879" w:rsidRPr="00C21879">
        <w:rPr>
          <w:rFonts w:eastAsia="Times New Roman" w:cs="Times New Roman"/>
          <w:sz w:val="24"/>
          <w:szCs w:val="24"/>
          <w:u w:val="single"/>
          <w:lang w:eastAsia="ru-RU"/>
        </w:rPr>
        <w:t>_______</w:t>
      </w:r>
    </w:p>
    <w:p w14:paraId="08884686" w14:textId="30889F90" w:rsidR="00C21879" w:rsidRPr="00C21879" w:rsidRDefault="00320661" w:rsidP="00320661">
      <w:pPr>
        <w:widowControl w:val="0"/>
        <w:autoSpaceDE w:val="0"/>
        <w:autoSpaceDN w:val="0"/>
        <w:adjustRightInd w:val="0"/>
        <w:spacing w:after="0"/>
        <w:jc w:val="left"/>
        <w:rPr>
          <w:rFonts w:eastAsia="Times New Roman" w:cs="Times New Roman"/>
          <w:sz w:val="24"/>
          <w:szCs w:val="24"/>
          <w:u w:val="single"/>
          <w:lang w:eastAsia="ru-RU"/>
        </w:rPr>
      </w:pPr>
      <w:r>
        <w:rPr>
          <w:rFonts w:eastAsia="Times New Roman" w:cs="Times New Roman"/>
          <w:sz w:val="24"/>
          <w:szCs w:val="24"/>
          <w:u w:val="single"/>
          <w:lang w:eastAsia="ru-RU"/>
        </w:rPr>
        <w:t>Представить декодированные данные в виде графика сигнала кардиограммы</w:t>
      </w:r>
      <w:r w:rsidR="00C21879" w:rsidRPr="00C21879">
        <w:rPr>
          <w:rFonts w:eastAsia="Times New Roman" w:cs="Times New Roman"/>
          <w:sz w:val="24"/>
          <w:szCs w:val="24"/>
          <w:u w:val="single"/>
          <w:lang w:eastAsia="ru-RU"/>
        </w:rPr>
        <w:t>_</w:t>
      </w:r>
      <w:r>
        <w:rPr>
          <w:rFonts w:eastAsia="Times New Roman" w:cs="Times New Roman"/>
          <w:sz w:val="24"/>
          <w:szCs w:val="24"/>
          <w:u w:val="single"/>
          <w:lang w:eastAsia="ru-RU"/>
        </w:rPr>
        <w:tab/>
      </w:r>
      <w:r>
        <w:rPr>
          <w:rFonts w:eastAsia="Times New Roman" w:cs="Times New Roman"/>
          <w:sz w:val="24"/>
          <w:szCs w:val="24"/>
          <w:u w:val="single"/>
          <w:lang w:eastAsia="ru-RU"/>
        </w:rPr>
        <w:tab/>
      </w:r>
      <w:r w:rsidR="00C21879" w:rsidRPr="00C21879">
        <w:rPr>
          <w:rFonts w:eastAsia="Times New Roman" w:cs="Times New Roman"/>
          <w:sz w:val="24"/>
          <w:szCs w:val="24"/>
          <w:u w:val="single"/>
          <w:lang w:eastAsia="ru-RU"/>
        </w:rPr>
        <w:t>_</w:t>
      </w:r>
    </w:p>
    <w:p w14:paraId="6F063780" w14:textId="77777777" w:rsidR="00C21879" w:rsidRPr="00C21879" w:rsidRDefault="00C21879" w:rsidP="00C21879">
      <w:pPr>
        <w:widowControl w:val="0"/>
        <w:autoSpaceDE w:val="0"/>
        <w:autoSpaceDN w:val="0"/>
        <w:adjustRightInd w:val="0"/>
        <w:spacing w:after="0"/>
        <w:jc w:val="left"/>
        <w:rPr>
          <w:rFonts w:eastAsia="Times New Roman" w:cs="Times New Roman"/>
          <w:sz w:val="16"/>
          <w:szCs w:val="16"/>
          <w:lang w:eastAsia="ru-RU"/>
        </w:rPr>
      </w:pPr>
    </w:p>
    <w:p w14:paraId="5C8C2BE0" w14:textId="77777777" w:rsidR="00C21879" w:rsidRPr="00C21879" w:rsidRDefault="00C21879" w:rsidP="00C21879">
      <w:pPr>
        <w:widowControl w:val="0"/>
        <w:autoSpaceDE w:val="0"/>
        <w:autoSpaceDN w:val="0"/>
        <w:adjustRightInd w:val="0"/>
        <w:spacing w:after="200"/>
        <w:jc w:val="left"/>
        <w:rPr>
          <w:rFonts w:eastAsia="Times New Roman" w:cs="Times New Roman"/>
          <w:sz w:val="20"/>
          <w:szCs w:val="20"/>
          <w:lang w:eastAsia="ru-RU"/>
        </w:rPr>
      </w:pPr>
      <w:r w:rsidRPr="00C21879">
        <w:rPr>
          <w:rFonts w:eastAsia="Times New Roman" w:cs="Times New Roman"/>
          <w:sz w:val="24"/>
          <w:szCs w:val="24"/>
          <w:lang w:eastAsia="ru-RU"/>
        </w:rPr>
        <w:t>Исходные данные:</w:t>
      </w:r>
      <w:r w:rsidRPr="00C21879">
        <w:rPr>
          <w:rFonts w:eastAsia="Times New Roman" w:cs="Times New Roman"/>
          <w:sz w:val="20"/>
          <w:szCs w:val="20"/>
          <w:lang w:eastAsia="ru-RU"/>
        </w:rPr>
        <w:t xml:space="preserve">   </w:t>
      </w:r>
    </w:p>
    <w:p w14:paraId="2835332B" w14:textId="77777777" w:rsidR="00EA615A" w:rsidRDefault="00320661" w:rsidP="00EA615A">
      <w:pPr>
        <w:widowControl w:val="0"/>
        <w:autoSpaceDE w:val="0"/>
        <w:autoSpaceDN w:val="0"/>
        <w:adjustRightInd w:val="0"/>
        <w:spacing w:after="0"/>
        <w:jc w:val="left"/>
        <w:rPr>
          <w:rFonts w:eastAsia="Times New Roman" w:cs="Times New Roman"/>
          <w:sz w:val="24"/>
          <w:szCs w:val="24"/>
          <w:u w:val="single"/>
          <w:lang w:eastAsia="ru-RU"/>
        </w:rPr>
      </w:pPr>
      <w:r>
        <w:rPr>
          <w:rFonts w:eastAsia="Times New Roman" w:cs="Times New Roman"/>
          <w:sz w:val="24"/>
          <w:szCs w:val="24"/>
          <w:u w:val="single"/>
          <w:lang w:eastAsia="ru-RU"/>
        </w:rPr>
        <w:t xml:space="preserve">В поступающем сигнале есть блоки, кодирующие дискретные отсчеты кардиограммы. В блоках закодировано двоичное 17-ти разрядное число. Последние 5 битов в это числе – проверочные биты, сгенерированные используя механизм Кодов Хэмминга. Биты кодируется с использованием амплитудной модуляции. Отрезки сигнала, кодирующие </w:t>
      </w:r>
      <w:r>
        <w:rPr>
          <w:rFonts w:eastAsia="Times New Roman" w:cs="Times New Roman"/>
          <w:sz w:val="24"/>
          <w:szCs w:val="24"/>
          <w:u w:val="single"/>
          <w:lang w:eastAsia="ru-RU"/>
        </w:rPr>
        <w:lastRenderedPageBreak/>
        <w:t>нулевой и единичный биты имеют разную длину. Амплитуда отрезка, кодирующего единичный бит в 1,6 раз больше, чем аналогичного «нулевого» отрезка.</w:t>
      </w:r>
      <w:r w:rsidR="00261F18">
        <w:rPr>
          <w:rFonts w:eastAsia="Times New Roman" w:cs="Times New Roman"/>
          <w:noProof/>
          <w:sz w:val="24"/>
          <w:szCs w:val="24"/>
          <w:lang w:eastAsia="ru-RU"/>
        </w:rPr>
        <mc:AlternateContent>
          <mc:Choice Requires="wps">
            <w:drawing>
              <wp:anchor distT="0" distB="0" distL="114300" distR="114300" simplePos="0" relativeHeight="252085248" behindDoc="0" locked="0" layoutInCell="1" allowOverlap="1" wp14:anchorId="5108E697" wp14:editId="4E46615A">
                <wp:simplePos x="0" y="0"/>
                <wp:positionH relativeFrom="margin">
                  <wp:align>right</wp:align>
                </wp:positionH>
                <wp:positionV relativeFrom="page">
                  <wp:posOffset>9770110</wp:posOffset>
                </wp:positionV>
                <wp:extent cx="323850" cy="4476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323850" cy="4476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435D15" id="Rectangle 183" o:spid="_x0000_s1026" style="position:absolute;margin-left:-25.7pt;margin-top:769.3pt;width:25.5pt;height:35.25pt;z-index:252085248;visibility:visible;mso-wrap-style:square;mso-wrap-distance-left:9pt;mso-wrap-distance-top:0;mso-wrap-distance-right:9pt;mso-wrap-distance-bottom:0;mso-position-horizontal:righ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" fillcolor="white [3212]" strokecolor="white [3212]" strokeweight="1pt">
                <w10:wrap anchorx="margin" anchory="page"/>
              </v:rect>
            </w:pict>
          </mc:Fallback>
        </mc:AlternateContent>
      </w:r>
    </w:p>
    <w:p w14:paraId="31D75FC0" w14:textId="77777777" w:rsidR="00EA615A" w:rsidRDefault="00EA615A" w:rsidP="00EA615A">
      <w:pPr>
        <w:widowControl w:val="0"/>
        <w:autoSpaceDE w:val="0"/>
        <w:autoSpaceDN w:val="0"/>
        <w:adjustRightInd w:val="0"/>
        <w:spacing w:after="0"/>
        <w:jc w:val="left"/>
        <w:rPr>
          <w:rFonts w:eastAsia="Times New Roman" w:cs="Times New Roman"/>
          <w:sz w:val="24"/>
          <w:szCs w:val="24"/>
          <w:u w:val="single"/>
          <w:lang w:eastAsia="ru-RU"/>
        </w:rPr>
      </w:pPr>
    </w:p>
    <w:p w14:paraId="19F12E09" w14:textId="1BF8C62D" w:rsidR="00C21879" w:rsidRPr="00C21879" w:rsidRDefault="00C21879" w:rsidP="00EA615A">
      <w:pPr>
        <w:widowControl w:val="0"/>
        <w:autoSpaceDE w:val="0"/>
        <w:autoSpaceDN w:val="0"/>
        <w:adjustRightInd w:val="0"/>
        <w:spacing w:after="0"/>
        <w:jc w:val="left"/>
        <w:rPr>
          <w:rFonts w:eastAsia="Times New Roman" w:cs="Times New Roman"/>
          <w:sz w:val="24"/>
          <w:szCs w:val="24"/>
          <w:lang w:eastAsia="ru-RU"/>
        </w:rPr>
      </w:pPr>
      <w:r w:rsidRPr="00C21879">
        <w:rPr>
          <w:rFonts w:eastAsia="Times New Roman" w:cs="Times New Roman"/>
          <w:sz w:val="24"/>
          <w:szCs w:val="24"/>
          <w:lang w:eastAsia="ru-RU"/>
        </w:rPr>
        <w:t>Задание на библиографический поиск:</w:t>
      </w:r>
    </w:p>
    <w:p w14:paraId="6114BBF1" w14:textId="635657E8" w:rsidR="00C21879" w:rsidRPr="00C21879" w:rsidRDefault="00320661" w:rsidP="00C21879">
      <w:pPr>
        <w:spacing w:after="0"/>
        <w:rPr>
          <w:rFonts w:eastAsia="TimesNewRomanPSMT" w:cs="Times New Roman"/>
          <w:sz w:val="24"/>
          <w:szCs w:val="24"/>
          <w:u w:val="single"/>
          <w:lang w:eastAsia="ru-RU"/>
        </w:rPr>
      </w:pPr>
      <w:r>
        <w:rPr>
          <w:rFonts w:eastAsia="TimesNewRomanPSMT" w:cs="Times New Roman"/>
          <w:sz w:val="24"/>
          <w:szCs w:val="24"/>
          <w:u w:val="single"/>
          <w:lang w:eastAsia="ru-RU"/>
        </w:rPr>
        <w:t>НЕТ</w:t>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p>
    <w:p w14:paraId="737AE6C3" w14:textId="77777777" w:rsidR="00C21879" w:rsidRPr="00C21879" w:rsidRDefault="00C21879" w:rsidP="00C21879">
      <w:pPr>
        <w:widowControl w:val="0"/>
        <w:autoSpaceDE w:val="0"/>
        <w:autoSpaceDN w:val="0"/>
        <w:adjustRightInd w:val="0"/>
        <w:spacing w:after="0"/>
        <w:jc w:val="left"/>
        <w:rPr>
          <w:rFonts w:eastAsia="Times New Roman" w:cs="Times New Roman"/>
          <w:sz w:val="24"/>
          <w:szCs w:val="24"/>
          <w:lang w:eastAsia="ru-RU"/>
        </w:rPr>
      </w:pPr>
    </w:p>
    <w:p w14:paraId="4CF3BB5A" w14:textId="77777777" w:rsidR="00C21879" w:rsidRPr="00C21879" w:rsidRDefault="00C21879" w:rsidP="00C21879">
      <w:pPr>
        <w:widowControl w:val="0"/>
        <w:autoSpaceDE w:val="0"/>
        <w:autoSpaceDN w:val="0"/>
        <w:adjustRightInd w:val="0"/>
        <w:spacing w:after="200"/>
        <w:jc w:val="left"/>
        <w:rPr>
          <w:rFonts w:eastAsia="Times New Roman" w:cs="Times New Roman"/>
          <w:sz w:val="24"/>
          <w:szCs w:val="24"/>
          <w:lang w:eastAsia="ru-RU"/>
        </w:rPr>
      </w:pPr>
      <w:r w:rsidRPr="00C21879">
        <w:rPr>
          <w:rFonts w:eastAsia="Times New Roman" w:cs="Times New Roman"/>
          <w:sz w:val="24"/>
          <w:szCs w:val="24"/>
          <w:lang w:eastAsia="ru-RU"/>
        </w:rPr>
        <w:t>Дополнительные требования и ограничения:</w:t>
      </w:r>
    </w:p>
    <w:p w14:paraId="407E4C70" w14:textId="752AB917" w:rsidR="00C21879" w:rsidRPr="00C21879" w:rsidRDefault="00320661" w:rsidP="00C21879">
      <w:pPr>
        <w:widowControl w:val="0"/>
        <w:autoSpaceDE w:val="0"/>
        <w:autoSpaceDN w:val="0"/>
        <w:adjustRightInd w:val="0"/>
        <w:spacing w:after="0"/>
        <w:rPr>
          <w:rFonts w:eastAsia="Times New Roman" w:cs="Times New Roman"/>
          <w:sz w:val="20"/>
          <w:szCs w:val="20"/>
          <w:lang w:eastAsia="ru-RU"/>
        </w:rPr>
      </w:pPr>
      <w:r>
        <w:rPr>
          <w:rFonts w:eastAsia="Times New Roman" w:cs="Times New Roman"/>
          <w:sz w:val="24"/>
          <w:szCs w:val="24"/>
          <w:u w:val="single"/>
          <w:lang w:eastAsia="ru-RU"/>
        </w:rPr>
        <w:t>НЕТ</w:t>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sidR="00C21879" w:rsidRPr="00C21879">
        <w:rPr>
          <w:rFonts w:eastAsia="Times New Roman" w:cs="Times New Roman"/>
          <w:sz w:val="24"/>
          <w:szCs w:val="24"/>
          <w:u w:val="single"/>
          <w:lang w:eastAsia="ru-RU"/>
        </w:rPr>
        <w:t xml:space="preserve"> _</w:t>
      </w:r>
    </w:p>
    <w:p w14:paraId="48474113" w14:textId="77777777" w:rsidR="00C21879" w:rsidRPr="00C21879" w:rsidRDefault="00C21879" w:rsidP="00C21879">
      <w:pPr>
        <w:widowControl w:val="0"/>
        <w:autoSpaceDE w:val="0"/>
        <w:autoSpaceDN w:val="0"/>
        <w:adjustRightInd w:val="0"/>
        <w:spacing w:after="0"/>
        <w:jc w:val="left"/>
        <w:rPr>
          <w:rFonts w:eastAsia="Times New Roman" w:cs="Times New Roman"/>
          <w:sz w:val="24"/>
          <w:szCs w:val="24"/>
          <w:lang w:eastAsia="ru-RU"/>
        </w:rPr>
      </w:pPr>
    </w:p>
    <w:p w14:paraId="70984E51" w14:textId="77777777" w:rsidR="00C21879" w:rsidRPr="00C21879" w:rsidRDefault="00C21879" w:rsidP="00C21879">
      <w:pPr>
        <w:widowControl w:val="0"/>
        <w:autoSpaceDE w:val="0"/>
        <w:autoSpaceDN w:val="0"/>
        <w:adjustRightInd w:val="0"/>
        <w:spacing w:after="0"/>
        <w:jc w:val="left"/>
        <w:rPr>
          <w:rFonts w:eastAsia="Times New Roman" w:cs="Times New Roman"/>
          <w:sz w:val="24"/>
          <w:szCs w:val="24"/>
          <w:lang w:eastAsia="ru-RU"/>
        </w:rPr>
      </w:pPr>
      <w:r w:rsidRPr="00C21879">
        <w:rPr>
          <w:rFonts w:eastAsia="Times New Roman" w:cs="Times New Roman"/>
          <w:sz w:val="24"/>
          <w:szCs w:val="24"/>
          <w:lang w:eastAsia="ru-RU"/>
        </w:rPr>
        <w:t xml:space="preserve">Срок представления работы  </w:t>
      </w:r>
      <w:r w:rsidRPr="00C21879">
        <w:rPr>
          <w:rFonts w:eastAsia="Times New Roman" w:cs="Times New Roman"/>
          <w:sz w:val="20"/>
          <w:szCs w:val="20"/>
          <w:lang w:eastAsia="ru-RU"/>
        </w:rPr>
        <w:t xml:space="preserve"> «______» ________ г.</w:t>
      </w:r>
    </w:p>
    <w:p w14:paraId="1E016028" w14:textId="77777777" w:rsidR="00C21879" w:rsidRPr="00C21879" w:rsidRDefault="00C21879" w:rsidP="00C21879">
      <w:pPr>
        <w:widowControl w:val="0"/>
        <w:autoSpaceDE w:val="0"/>
        <w:autoSpaceDN w:val="0"/>
        <w:adjustRightInd w:val="0"/>
        <w:spacing w:after="0"/>
        <w:jc w:val="left"/>
        <w:rPr>
          <w:rFonts w:eastAsia="Times New Roman" w:cs="Times New Roman"/>
          <w:sz w:val="20"/>
          <w:szCs w:val="20"/>
          <w:lang w:eastAsia="ru-RU"/>
        </w:rPr>
      </w:pPr>
    </w:p>
    <w:p w14:paraId="35D29335" w14:textId="77777777" w:rsidR="00C21879" w:rsidRPr="00C21879" w:rsidRDefault="00C21879" w:rsidP="00C21879">
      <w:pPr>
        <w:widowControl w:val="0"/>
        <w:autoSpaceDE w:val="0"/>
        <w:autoSpaceDN w:val="0"/>
        <w:adjustRightInd w:val="0"/>
        <w:spacing w:after="0"/>
        <w:jc w:val="left"/>
        <w:rPr>
          <w:rFonts w:eastAsia="Times New Roman" w:cs="Times New Roman"/>
          <w:sz w:val="24"/>
          <w:szCs w:val="24"/>
          <w:lang w:eastAsia="ru-RU"/>
        </w:rPr>
      </w:pPr>
      <w:r w:rsidRPr="00C21879">
        <w:rPr>
          <w:rFonts w:eastAsia="Times New Roman" w:cs="Times New Roman"/>
          <w:sz w:val="24"/>
          <w:szCs w:val="24"/>
          <w:lang w:eastAsia="ru-RU"/>
        </w:rPr>
        <w:t>Руководитель выпускной работы</w:t>
      </w:r>
      <w:r w:rsidRPr="00C21879">
        <w:rPr>
          <w:rFonts w:eastAsia="Times New Roman" w:cs="Times New Roman"/>
          <w:sz w:val="24"/>
          <w:szCs w:val="24"/>
          <w:lang w:eastAsia="ru-RU"/>
        </w:rPr>
        <w:tab/>
      </w:r>
    </w:p>
    <w:p w14:paraId="6A662654"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r w:rsidRPr="00C21879">
        <w:rPr>
          <w:rFonts w:eastAsia="Times New Roman" w:cs="Times New Roman"/>
          <w:sz w:val="24"/>
          <w:szCs w:val="24"/>
          <w:lang w:eastAsia="ru-RU"/>
        </w:rPr>
        <w:t>____</w:t>
      </w:r>
      <w:r w:rsidRPr="00C21879">
        <w:rPr>
          <w:rFonts w:eastAsia="Times New Roman" w:cs="Times New Roman"/>
          <w:sz w:val="24"/>
          <w:szCs w:val="24"/>
          <w:u w:val="single"/>
          <w:lang w:eastAsia="ru-RU"/>
        </w:rPr>
        <w:t>доц., к.т.н.</w:t>
      </w:r>
      <w:r w:rsidRPr="00C21879">
        <w:rPr>
          <w:rFonts w:eastAsia="Times New Roman" w:cs="Times New Roman"/>
          <w:sz w:val="24"/>
          <w:szCs w:val="24"/>
          <w:lang w:eastAsia="ru-RU"/>
        </w:rPr>
        <w:t>__________              ____________________             ____</w:t>
      </w:r>
      <w:r w:rsidRPr="00C21879">
        <w:rPr>
          <w:rFonts w:eastAsia="Times New Roman" w:cs="Times New Roman"/>
          <w:sz w:val="24"/>
          <w:szCs w:val="24"/>
          <w:u w:val="single"/>
          <w:lang w:eastAsia="ru-RU"/>
        </w:rPr>
        <w:t>О.О. Жаринов</w:t>
      </w:r>
      <w:r w:rsidRPr="00C21879">
        <w:rPr>
          <w:rFonts w:eastAsia="Times New Roman" w:cs="Times New Roman"/>
          <w:sz w:val="24"/>
          <w:szCs w:val="24"/>
          <w:lang w:eastAsia="ru-RU"/>
        </w:rPr>
        <w:t>_____</w:t>
      </w:r>
    </w:p>
    <w:p w14:paraId="6BD948B1" w14:textId="77777777" w:rsidR="00C21879" w:rsidRPr="00C21879" w:rsidRDefault="00C21879" w:rsidP="00C21879">
      <w:pPr>
        <w:widowControl w:val="0"/>
        <w:autoSpaceDE w:val="0"/>
        <w:autoSpaceDN w:val="0"/>
        <w:adjustRightInd w:val="0"/>
        <w:spacing w:after="0"/>
        <w:jc w:val="left"/>
        <w:rPr>
          <w:rFonts w:eastAsia="Times New Roman" w:cs="Times New Roman"/>
          <w:sz w:val="24"/>
          <w:szCs w:val="24"/>
          <w:vertAlign w:val="superscript"/>
          <w:lang w:eastAsia="ru-RU"/>
        </w:rPr>
      </w:pPr>
      <w:r w:rsidRPr="00C21879">
        <w:rPr>
          <w:rFonts w:eastAsia="Times New Roman" w:cs="Times New Roman"/>
          <w:sz w:val="24"/>
          <w:szCs w:val="24"/>
          <w:vertAlign w:val="superscript"/>
          <w:lang w:eastAsia="ru-RU"/>
        </w:rPr>
        <w:t xml:space="preserve">     должность, уч. степень, звание </w:t>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t xml:space="preserve">подпись, дата </w:t>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t>инициалы, фамилия</w:t>
      </w:r>
    </w:p>
    <w:p w14:paraId="09C6A8E3" w14:textId="77777777" w:rsidR="00C21879" w:rsidRPr="00C21879" w:rsidRDefault="00C21879" w:rsidP="00C21879">
      <w:pPr>
        <w:widowControl w:val="0"/>
        <w:autoSpaceDE w:val="0"/>
        <w:autoSpaceDN w:val="0"/>
        <w:adjustRightInd w:val="0"/>
        <w:spacing w:after="0"/>
        <w:jc w:val="left"/>
        <w:rPr>
          <w:rFonts w:eastAsia="Times New Roman" w:cs="Times New Roman"/>
          <w:sz w:val="20"/>
          <w:szCs w:val="20"/>
          <w:lang w:eastAsia="ru-RU"/>
        </w:rPr>
      </w:pPr>
      <w:r w:rsidRPr="00C21879">
        <w:rPr>
          <w:rFonts w:eastAsia="Times New Roman" w:cs="Times New Roman"/>
          <w:sz w:val="24"/>
          <w:szCs w:val="24"/>
          <w:lang w:eastAsia="ru-RU"/>
        </w:rPr>
        <w:t xml:space="preserve">Задание получил </w:t>
      </w:r>
    </w:p>
    <w:p w14:paraId="2549C63D" w14:textId="556E8427" w:rsidR="00C21879" w:rsidRPr="00C21879" w:rsidRDefault="00C21879" w:rsidP="00C21879">
      <w:pPr>
        <w:widowControl w:val="0"/>
        <w:autoSpaceDE w:val="0"/>
        <w:autoSpaceDN w:val="0"/>
        <w:adjustRightInd w:val="0"/>
        <w:spacing w:after="0"/>
        <w:jc w:val="left"/>
        <w:rPr>
          <w:rFonts w:eastAsia="Times New Roman" w:cs="Times New Roman"/>
          <w:sz w:val="24"/>
          <w:szCs w:val="24"/>
          <w:u w:val="single"/>
          <w:lang w:eastAsia="ru-RU"/>
        </w:rPr>
      </w:pPr>
      <w:r w:rsidRPr="00C21879">
        <w:rPr>
          <w:rFonts w:eastAsia="Times New Roman" w:cs="Times New Roman"/>
          <w:sz w:val="24"/>
          <w:szCs w:val="24"/>
          <w:lang w:eastAsia="ru-RU"/>
        </w:rPr>
        <w:t xml:space="preserve">студент     группы № 4010              ____________________              </w:t>
      </w:r>
      <w:r w:rsidR="00320661">
        <w:rPr>
          <w:rFonts w:eastAsia="Times New Roman" w:cs="Times New Roman"/>
          <w:sz w:val="24"/>
          <w:szCs w:val="24"/>
          <w:u w:val="single"/>
          <w:lang w:eastAsia="ru-RU"/>
        </w:rPr>
        <w:t xml:space="preserve">          А.Д</w:t>
      </w:r>
      <w:r w:rsidRPr="00C21879">
        <w:rPr>
          <w:rFonts w:eastAsia="Times New Roman" w:cs="Times New Roman"/>
          <w:sz w:val="24"/>
          <w:szCs w:val="24"/>
          <w:u w:val="single"/>
          <w:lang w:eastAsia="ru-RU"/>
        </w:rPr>
        <w:t xml:space="preserve">. </w:t>
      </w:r>
      <w:r w:rsidR="00320661">
        <w:rPr>
          <w:rFonts w:eastAsia="Times New Roman" w:cs="Times New Roman"/>
          <w:sz w:val="24"/>
          <w:szCs w:val="24"/>
          <w:u w:val="single"/>
          <w:lang w:eastAsia="ru-RU"/>
        </w:rPr>
        <w:t>Кольцов</w:t>
      </w:r>
      <w:r w:rsidRPr="00C21879">
        <w:rPr>
          <w:rFonts w:eastAsia="Times New Roman" w:cs="Times New Roman"/>
          <w:sz w:val="24"/>
          <w:szCs w:val="24"/>
          <w:u w:val="single"/>
          <w:lang w:eastAsia="ru-RU"/>
        </w:rPr>
        <w:tab/>
      </w:r>
    </w:p>
    <w:p w14:paraId="1A46C75D" w14:textId="77777777" w:rsidR="00C21879" w:rsidRPr="00C21879" w:rsidRDefault="00C21879" w:rsidP="00C21879">
      <w:pPr>
        <w:widowControl w:val="0"/>
        <w:autoSpaceDE w:val="0"/>
        <w:autoSpaceDN w:val="0"/>
        <w:adjustRightInd w:val="0"/>
        <w:spacing w:after="0"/>
        <w:ind w:firstLine="708"/>
        <w:jc w:val="left"/>
        <w:rPr>
          <w:rFonts w:eastAsia="Times New Roman" w:cs="Times New Roman"/>
          <w:sz w:val="24"/>
          <w:szCs w:val="24"/>
          <w:vertAlign w:val="superscript"/>
          <w:lang w:eastAsia="ru-RU"/>
        </w:rPr>
      </w:pP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t xml:space="preserve">подпись, дата </w:t>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t>инициалы, фамилия</w:t>
      </w:r>
    </w:p>
    <w:p w14:paraId="285AECEA" w14:textId="77777777" w:rsidR="00C21879" w:rsidRPr="00C21879" w:rsidRDefault="00C21879" w:rsidP="00C21879">
      <w:pPr>
        <w:spacing w:after="200" w:line="276" w:lineRule="auto"/>
        <w:jc w:val="left"/>
        <w:rPr>
          <w:rFonts w:ascii="Calibri" w:eastAsia="Calibri" w:hAnsi="Calibri" w:cs="Times New Roman"/>
          <w:sz w:val="22"/>
        </w:rPr>
      </w:pPr>
    </w:p>
    <w:p w14:paraId="433F9457" w14:textId="77777777" w:rsidR="00C21879" w:rsidRPr="00C21879" w:rsidRDefault="00C21879" w:rsidP="00C21879">
      <w:pPr>
        <w:spacing w:after="200" w:line="276" w:lineRule="auto"/>
        <w:jc w:val="left"/>
        <w:rPr>
          <w:rFonts w:ascii="Calibri" w:eastAsia="Calibri" w:hAnsi="Calibri" w:cs="Times New Roman"/>
          <w:sz w:val="22"/>
        </w:rPr>
      </w:pPr>
    </w:p>
    <w:p w14:paraId="3001FC36" w14:textId="078FB563" w:rsidR="00C449EC" w:rsidRDefault="00594423">
      <w:pPr>
        <w:spacing w:line="259" w:lineRule="auto"/>
      </w:pPr>
      <w:r>
        <w:rPr>
          <w:rFonts w:eastAsia="Times New Roman" w:cs="Times New Roman"/>
          <w:noProof/>
          <w:sz w:val="24"/>
          <w:szCs w:val="24"/>
          <w:lang w:eastAsia="ru-RU"/>
        </w:rPr>
        <mc:AlternateContent>
          <mc:Choice Requires="wps">
            <w:drawing>
              <wp:anchor distT="0" distB="0" distL="114300" distR="114300" simplePos="0" relativeHeight="252083200" behindDoc="0" locked="0" layoutInCell="1" allowOverlap="1" wp14:anchorId="5315B01F" wp14:editId="60DEF7C1">
                <wp:simplePos x="0" y="0"/>
                <wp:positionH relativeFrom="column">
                  <wp:posOffset>6505575</wp:posOffset>
                </wp:positionH>
                <wp:positionV relativeFrom="page">
                  <wp:posOffset>9582150</wp:posOffset>
                </wp:positionV>
                <wp:extent cx="323850" cy="4476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323850" cy="4476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F1877" id="Rectangle 182" o:spid="_x0000_s1026" style="position:absolute;margin-left:512.25pt;margin-top:754.5pt;width:25.5pt;height:35.25pt;z-index:2520832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" fillcolor="white [3212]" strokecolor="white [3212]" strokeweight="1pt">
                <w10:wrap anchory="page"/>
              </v:rect>
            </w:pict>
          </mc:Fallback>
        </mc:AlternateContent>
      </w:r>
      <w:r w:rsidR="00C449EC">
        <w:br w:type="page"/>
      </w:r>
    </w:p>
    <w:sdt>
      <w:sdtPr>
        <w:rPr>
          <w:rFonts w:ascii="Times New Roman" w:eastAsiaTheme="minorHAnsi" w:hAnsi="Times New Roman" w:cstheme="minorBidi"/>
          <w:b w:val="0"/>
          <w:color w:val="auto"/>
          <w:sz w:val="28"/>
          <w:szCs w:val="22"/>
          <w:lang w:val="ru-RU"/>
        </w:rPr>
        <w:id w:val="371193149"/>
        <w:docPartObj>
          <w:docPartGallery w:val="Table of Contents"/>
          <w:docPartUnique/>
        </w:docPartObj>
      </w:sdtPr>
      <w:sdtEndPr>
        <w:rPr>
          <w:bCs/>
          <w:noProof/>
        </w:rPr>
      </w:sdtEndPr>
      <w:sdtContent>
        <w:p w14:paraId="00D0FD54" w14:textId="118C1B83" w:rsidR="00A51989" w:rsidRPr="00A51989" w:rsidRDefault="00A51989" w:rsidP="00A51989">
          <w:pPr>
            <w:pStyle w:val="TOCHeading"/>
            <w:jc w:val="center"/>
            <w:rPr>
              <w:color w:val="auto"/>
              <w:lang w:val="ru-RU"/>
            </w:rPr>
          </w:pPr>
          <w:r>
            <w:rPr>
              <w:color w:val="auto"/>
              <w:lang w:val="ru-RU"/>
            </w:rPr>
            <w:t>Огла</w:t>
          </w:r>
          <w:r w:rsidRPr="00A51989">
            <w:rPr>
              <w:color w:val="auto"/>
              <w:lang w:val="ru-RU"/>
            </w:rPr>
            <w:t>в</w:t>
          </w:r>
          <w:r>
            <w:rPr>
              <w:color w:val="auto"/>
              <w:lang w:val="ru-RU"/>
            </w:rPr>
            <w:t>л</w:t>
          </w:r>
          <w:r w:rsidRPr="00A51989">
            <w:rPr>
              <w:color w:val="auto"/>
              <w:lang w:val="ru-RU"/>
            </w:rPr>
            <w:t>ение</w:t>
          </w:r>
        </w:p>
        <w:p w14:paraId="3E9105FB" w14:textId="77777777" w:rsidR="00926076" w:rsidRDefault="00A51989">
          <w:pPr>
            <w:pStyle w:val="TOC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391277323" w:history="1">
            <w:r w:rsidR="00926076" w:rsidRPr="00170279">
              <w:rPr>
                <w:rStyle w:val="Hyperlink"/>
                <w:noProof/>
              </w:rPr>
              <w:t>Введение</w:t>
            </w:r>
            <w:r w:rsidR="00926076">
              <w:rPr>
                <w:noProof/>
                <w:webHidden/>
              </w:rPr>
              <w:tab/>
            </w:r>
            <w:r w:rsidR="00926076">
              <w:rPr>
                <w:noProof/>
                <w:webHidden/>
              </w:rPr>
              <w:fldChar w:fldCharType="begin"/>
            </w:r>
            <w:r w:rsidR="00926076">
              <w:rPr>
                <w:noProof/>
                <w:webHidden/>
              </w:rPr>
              <w:instrText xml:space="preserve"> PAGEREF _Toc391277323 \h </w:instrText>
            </w:r>
            <w:r w:rsidR="00926076">
              <w:rPr>
                <w:noProof/>
                <w:webHidden/>
              </w:rPr>
            </w:r>
            <w:r w:rsidR="00926076">
              <w:rPr>
                <w:noProof/>
                <w:webHidden/>
              </w:rPr>
              <w:fldChar w:fldCharType="separate"/>
            </w:r>
            <w:r w:rsidR="00926076">
              <w:rPr>
                <w:noProof/>
                <w:webHidden/>
              </w:rPr>
              <w:t>5</w:t>
            </w:r>
            <w:r w:rsidR="00926076">
              <w:rPr>
                <w:noProof/>
                <w:webHidden/>
              </w:rPr>
              <w:fldChar w:fldCharType="end"/>
            </w:r>
          </w:hyperlink>
        </w:p>
        <w:p w14:paraId="5C9F3AD5" w14:textId="77777777" w:rsidR="00926076" w:rsidRDefault="00926076">
          <w:pPr>
            <w:pStyle w:val="TOC1"/>
            <w:tabs>
              <w:tab w:val="left" w:pos="440"/>
              <w:tab w:val="right" w:leader="dot" w:pos="9345"/>
            </w:tabs>
            <w:rPr>
              <w:rFonts w:asciiTheme="minorHAnsi" w:eastAsiaTheme="minorEastAsia" w:hAnsiTheme="minorHAnsi"/>
              <w:noProof/>
              <w:sz w:val="22"/>
              <w:lang w:eastAsia="ru-RU"/>
            </w:rPr>
          </w:pPr>
          <w:hyperlink w:anchor="_Toc391277324" w:history="1">
            <w:r w:rsidRPr="00170279">
              <w:rPr>
                <w:rStyle w:val="Hyperlink"/>
                <w:noProof/>
              </w:rPr>
              <w:t>1.</w:t>
            </w:r>
            <w:r>
              <w:rPr>
                <w:rFonts w:asciiTheme="minorHAnsi" w:eastAsiaTheme="minorEastAsia" w:hAnsiTheme="minorHAnsi"/>
                <w:noProof/>
                <w:sz w:val="22"/>
                <w:lang w:eastAsia="ru-RU"/>
              </w:rPr>
              <w:tab/>
            </w:r>
            <w:r w:rsidRPr="00170279">
              <w:rPr>
                <w:rStyle w:val="Hyperlink"/>
                <w:noProof/>
              </w:rPr>
              <w:t>Аппаратная часть кардиомониторной системы</w:t>
            </w:r>
            <w:r>
              <w:rPr>
                <w:noProof/>
                <w:webHidden/>
              </w:rPr>
              <w:tab/>
            </w:r>
            <w:r>
              <w:rPr>
                <w:noProof/>
                <w:webHidden/>
              </w:rPr>
              <w:fldChar w:fldCharType="begin"/>
            </w:r>
            <w:r>
              <w:rPr>
                <w:noProof/>
                <w:webHidden/>
              </w:rPr>
              <w:instrText xml:space="preserve"> PAGEREF _Toc391277324 \h </w:instrText>
            </w:r>
            <w:r>
              <w:rPr>
                <w:noProof/>
                <w:webHidden/>
              </w:rPr>
            </w:r>
            <w:r>
              <w:rPr>
                <w:noProof/>
                <w:webHidden/>
              </w:rPr>
              <w:fldChar w:fldCharType="separate"/>
            </w:r>
            <w:r>
              <w:rPr>
                <w:noProof/>
                <w:webHidden/>
              </w:rPr>
              <w:t>7</w:t>
            </w:r>
            <w:r>
              <w:rPr>
                <w:noProof/>
                <w:webHidden/>
              </w:rPr>
              <w:fldChar w:fldCharType="end"/>
            </w:r>
          </w:hyperlink>
        </w:p>
        <w:p w14:paraId="63A0F69C" w14:textId="77777777" w:rsidR="00926076" w:rsidRDefault="00926076">
          <w:pPr>
            <w:pStyle w:val="TOC1"/>
            <w:tabs>
              <w:tab w:val="left" w:pos="440"/>
              <w:tab w:val="right" w:leader="dot" w:pos="9345"/>
            </w:tabs>
            <w:rPr>
              <w:rFonts w:asciiTheme="minorHAnsi" w:eastAsiaTheme="minorEastAsia" w:hAnsiTheme="minorHAnsi"/>
              <w:noProof/>
              <w:sz w:val="22"/>
              <w:lang w:eastAsia="ru-RU"/>
            </w:rPr>
          </w:pPr>
          <w:hyperlink w:anchor="_Toc391277325" w:history="1">
            <w:r w:rsidRPr="00170279">
              <w:rPr>
                <w:rStyle w:val="Hyperlink"/>
                <w:noProof/>
              </w:rPr>
              <w:t>2.</w:t>
            </w:r>
            <w:r>
              <w:rPr>
                <w:rFonts w:asciiTheme="minorHAnsi" w:eastAsiaTheme="minorEastAsia" w:hAnsiTheme="minorHAnsi"/>
                <w:noProof/>
                <w:sz w:val="22"/>
                <w:lang w:eastAsia="ru-RU"/>
              </w:rPr>
              <w:tab/>
            </w:r>
            <w:r w:rsidRPr="00170279">
              <w:rPr>
                <w:rStyle w:val="Hyperlink"/>
                <w:noProof/>
              </w:rPr>
              <w:t>Исследование подходов к решению задачи декодирования сигнала в кардиомониторной системе с аудиоканалом передачи данных</w:t>
            </w:r>
            <w:r>
              <w:rPr>
                <w:noProof/>
                <w:webHidden/>
              </w:rPr>
              <w:tab/>
            </w:r>
            <w:r>
              <w:rPr>
                <w:noProof/>
                <w:webHidden/>
              </w:rPr>
              <w:fldChar w:fldCharType="begin"/>
            </w:r>
            <w:r>
              <w:rPr>
                <w:noProof/>
                <w:webHidden/>
              </w:rPr>
              <w:instrText xml:space="preserve"> PAGEREF _Toc391277325 \h </w:instrText>
            </w:r>
            <w:r>
              <w:rPr>
                <w:noProof/>
                <w:webHidden/>
              </w:rPr>
            </w:r>
            <w:r>
              <w:rPr>
                <w:noProof/>
                <w:webHidden/>
              </w:rPr>
              <w:fldChar w:fldCharType="separate"/>
            </w:r>
            <w:r>
              <w:rPr>
                <w:noProof/>
                <w:webHidden/>
              </w:rPr>
              <w:t>10</w:t>
            </w:r>
            <w:r>
              <w:rPr>
                <w:noProof/>
                <w:webHidden/>
              </w:rPr>
              <w:fldChar w:fldCharType="end"/>
            </w:r>
          </w:hyperlink>
        </w:p>
        <w:p w14:paraId="3121BAD4" w14:textId="77777777" w:rsidR="00926076" w:rsidRDefault="00926076" w:rsidP="00926076">
          <w:pPr>
            <w:pStyle w:val="TOC2"/>
            <w:rPr>
              <w:rFonts w:asciiTheme="minorHAnsi" w:eastAsiaTheme="minorEastAsia" w:hAnsiTheme="minorHAnsi"/>
              <w:noProof/>
              <w:sz w:val="22"/>
              <w:lang w:eastAsia="ru-RU"/>
            </w:rPr>
          </w:pPr>
          <w:hyperlink w:anchor="_Toc391277326" w:history="1">
            <w:r w:rsidRPr="00170279">
              <w:rPr>
                <w:rStyle w:val="Hyperlink"/>
                <w:noProof/>
              </w:rPr>
              <w:t>2.1</w:t>
            </w:r>
            <w:r>
              <w:rPr>
                <w:rFonts w:asciiTheme="minorHAnsi" w:eastAsiaTheme="minorEastAsia" w:hAnsiTheme="minorHAnsi"/>
                <w:noProof/>
                <w:sz w:val="22"/>
                <w:lang w:eastAsia="ru-RU"/>
              </w:rPr>
              <w:tab/>
            </w:r>
            <w:r w:rsidRPr="00170279">
              <w:rPr>
                <w:rStyle w:val="Hyperlink"/>
                <w:noProof/>
              </w:rPr>
              <w:t>Декодирование, основанное на структурных методах анализа сигнала</w:t>
            </w:r>
            <w:r>
              <w:rPr>
                <w:noProof/>
                <w:webHidden/>
              </w:rPr>
              <w:tab/>
            </w:r>
            <w:r>
              <w:rPr>
                <w:noProof/>
                <w:webHidden/>
              </w:rPr>
              <w:fldChar w:fldCharType="begin"/>
            </w:r>
            <w:r>
              <w:rPr>
                <w:noProof/>
                <w:webHidden/>
              </w:rPr>
              <w:instrText xml:space="preserve"> PAGEREF _Toc391277326 \h </w:instrText>
            </w:r>
            <w:r>
              <w:rPr>
                <w:noProof/>
                <w:webHidden/>
              </w:rPr>
            </w:r>
            <w:r>
              <w:rPr>
                <w:noProof/>
                <w:webHidden/>
              </w:rPr>
              <w:fldChar w:fldCharType="separate"/>
            </w:r>
            <w:r>
              <w:rPr>
                <w:noProof/>
                <w:webHidden/>
              </w:rPr>
              <w:t>10</w:t>
            </w:r>
            <w:r>
              <w:rPr>
                <w:noProof/>
                <w:webHidden/>
              </w:rPr>
              <w:fldChar w:fldCharType="end"/>
            </w:r>
          </w:hyperlink>
        </w:p>
        <w:p w14:paraId="76093007" w14:textId="77777777" w:rsidR="00926076" w:rsidRDefault="00926076" w:rsidP="00926076">
          <w:pPr>
            <w:pStyle w:val="TOC2"/>
            <w:rPr>
              <w:rFonts w:asciiTheme="minorHAnsi" w:eastAsiaTheme="minorEastAsia" w:hAnsiTheme="minorHAnsi"/>
              <w:noProof/>
              <w:sz w:val="22"/>
              <w:lang w:eastAsia="ru-RU"/>
            </w:rPr>
          </w:pPr>
          <w:hyperlink w:anchor="_Toc391277327" w:history="1">
            <w:r w:rsidRPr="00170279">
              <w:rPr>
                <w:rStyle w:val="Hyperlink"/>
                <w:noProof/>
              </w:rPr>
              <w:t>2.2</w:t>
            </w:r>
            <w:r>
              <w:rPr>
                <w:rFonts w:asciiTheme="minorHAnsi" w:eastAsiaTheme="minorEastAsia" w:hAnsiTheme="minorHAnsi"/>
                <w:noProof/>
                <w:sz w:val="22"/>
                <w:lang w:eastAsia="ru-RU"/>
              </w:rPr>
              <w:tab/>
            </w:r>
            <w:r w:rsidRPr="00170279">
              <w:rPr>
                <w:rStyle w:val="Hyperlink"/>
                <w:noProof/>
              </w:rPr>
              <w:t>Согласованный фильтр</w:t>
            </w:r>
            <w:r>
              <w:rPr>
                <w:noProof/>
                <w:webHidden/>
              </w:rPr>
              <w:tab/>
            </w:r>
            <w:r>
              <w:rPr>
                <w:noProof/>
                <w:webHidden/>
              </w:rPr>
              <w:fldChar w:fldCharType="begin"/>
            </w:r>
            <w:r>
              <w:rPr>
                <w:noProof/>
                <w:webHidden/>
              </w:rPr>
              <w:instrText xml:space="preserve"> PAGEREF _Toc391277327 \h </w:instrText>
            </w:r>
            <w:r>
              <w:rPr>
                <w:noProof/>
                <w:webHidden/>
              </w:rPr>
            </w:r>
            <w:r>
              <w:rPr>
                <w:noProof/>
                <w:webHidden/>
              </w:rPr>
              <w:fldChar w:fldCharType="separate"/>
            </w:r>
            <w:r>
              <w:rPr>
                <w:noProof/>
                <w:webHidden/>
              </w:rPr>
              <w:t>11</w:t>
            </w:r>
            <w:r>
              <w:rPr>
                <w:noProof/>
                <w:webHidden/>
              </w:rPr>
              <w:fldChar w:fldCharType="end"/>
            </w:r>
          </w:hyperlink>
        </w:p>
        <w:p w14:paraId="598474A7" w14:textId="77777777" w:rsidR="00926076" w:rsidRDefault="00926076" w:rsidP="00926076">
          <w:pPr>
            <w:pStyle w:val="TOC2"/>
            <w:rPr>
              <w:rFonts w:asciiTheme="minorHAnsi" w:eastAsiaTheme="minorEastAsia" w:hAnsiTheme="minorHAnsi"/>
              <w:noProof/>
              <w:sz w:val="22"/>
              <w:lang w:eastAsia="ru-RU"/>
            </w:rPr>
          </w:pPr>
          <w:hyperlink w:anchor="_Toc391277328" w:history="1">
            <w:r w:rsidRPr="00170279">
              <w:rPr>
                <w:rStyle w:val="Hyperlink"/>
                <w:noProof/>
              </w:rPr>
              <w:t>2.3</w:t>
            </w:r>
            <w:r>
              <w:rPr>
                <w:rFonts w:asciiTheme="minorHAnsi" w:eastAsiaTheme="minorEastAsia" w:hAnsiTheme="minorHAnsi"/>
                <w:noProof/>
                <w:sz w:val="22"/>
                <w:lang w:eastAsia="ru-RU"/>
              </w:rPr>
              <w:tab/>
            </w:r>
            <w:r w:rsidRPr="00170279">
              <w:rPr>
                <w:rStyle w:val="Hyperlink"/>
                <w:noProof/>
              </w:rPr>
              <w:t>Коды Хэмминга</w:t>
            </w:r>
            <w:r>
              <w:rPr>
                <w:noProof/>
                <w:webHidden/>
              </w:rPr>
              <w:tab/>
            </w:r>
            <w:r>
              <w:rPr>
                <w:noProof/>
                <w:webHidden/>
              </w:rPr>
              <w:fldChar w:fldCharType="begin"/>
            </w:r>
            <w:r>
              <w:rPr>
                <w:noProof/>
                <w:webHidden/>
              </w:rPr>
              <w:instrText xml:space="preserve"> PAGEREF _Toc391277328 \h </w:instrText>
            </w:r>
            <w:r>
              <w:rPr>
                <w:noProof/>
                <w:webHidden/>
              </w:rPr>
            </w:r>
            <w:r>
              <w:rPr>
                <w:noProof/>
                <w:webHidden/>
              </w:rPr>
              <w:fldChar w:fldCharType="separate"/>
            </w:r>
            <w:r>
              <w:rPr>
                <w:noProof/>
                <w:webHidden/>
              </w:rPr>
              <w:t>18</w:t>
            </w:r>
            <w:r>
              <w:rPr>
                <w:noProof/>
                <w:webHidden/>
              </w:rPr>
              <w:fldChar w:fldCharType="end"/>
            </w:r>
          </w:hyperlink>
        </w:p>
        <w:p w14:paraId="497C0B1A" w14:textId="77777777" w:rsidR="00926076" w:rsidRDefault="00926076">
          <w:pPr>
            <w:pStyle w:val="TOC1"/>
            <w:tabs>
              <w:tab w:val="right" w:leader="dot" w:pos="9345"/>
            </w:tabs>
            <w:rPr>
              <w:rFonts w:asciiTheme="minorHAnsi" w:eastAsiaTheme="minorEastAsia" w:hAnsiTheme="minorHAnsi"/>
              <w:noProof/>
              <w:sz w:val="22"/>
              <w:lang w:eastAsia="ru-RU"/>
            </w:rPr>
          </w:pPr>
          <w:hyperlink w:anchor="_Toc391277329" w:history="1">
            <w:r w:rsidRPr="00170279">
              <w:rPr>
                <w:rStyle w:val="Hyperlink"/>
                <w:noProof/>
              </w:rPr>
              <w:t>Реализация алгоритма</w:t>
            </w:r>
            <w:r>
              <w:rPr>
                <w:noProof/>
                <w:webHidden/>
              </w:rPr>
              <w:tab/>
            </w:r>
            <w:r>
              <w:rPr>
                <w:noProof/>
                <w:webHidden/>
              </w:rPr>
              <w:fldChar w:fldCharType="begin"/>
            </w:r>
            <w:r>
              <w:rPr>
                <w:noProof/>
                <w:webHidden/>
              </w:rPr>
              <w:instrText xml:space="preserve"> PAGEREF _Toc391277329 \h </w:instrText>
            </w:r>
            <w:r>
              <w:rPr>
                <w:noProof/>
                <w:webHidden/>
              </w:rPr>
            </w:r>
            <w:r>
              <w:rPr>
                <w:noProof/>
                <w:webHidden/>
              </w:rPr>
              <w:fldChar w:fldCharType="separate"/>
            </w:r>
            <w:r>
              <w:rPr>
                <w:noProof/>
                <w:webHidden/>
              </w:rPr>
              <w:t>23</w:t>
            </w:r>
            <w:r>
              <w:rPr>
                <w:noProof/>
                <w:webHidden/>
              </w:rPr>
              <w:fldChar w:fldCharType="end"/>
            </w:r>
          </w:hyperlink>
        </w:p>
        <w:p w14:paraId="36C2B585" w14:textId="77777777" w:rsidR="00926076" w:rsidRDefault="00926076" w:rsidP="00926076">
          <w:pPr>
            <w:pStyle w:val="TOC2"/>
            <w:rPr>
              <w:rFonts w:asciiTheme="minorHAnsi" w:eastAsiaTheme="minorEastAsia" w:hAnsiTheme="minorHAnsi"/>
              <w:noProof/>
              <w:sz w:val="22"/>
              <w:lang w:eastAsia="ru-RU"/>
            </w:rPr>
          </w:pPr>
          <w:hyperlink w:anchor="_Toc391277330" w:history="1">
            <w:r w:rsidRPr="00170279">
              <w:rPr>
                <w:rStyle w:val="Hyperlink"/>
                <w:noProof/>
              </w:rPr>
              <w:t>3.1</w:t>
            </w:r>
            <w:r>
              <w:rPr>
                <w:rFonts w:asciiTheme="minorHAnsi" w:eastAsiaTheme="minorEastAsia" w:hAnsiTheme="minorHAnsi"/>
                <w:noProof/>
                <w:sz w:val="22"/>
                <w:lang w:eastAsia="ru-RU"/>
              </w:rPr>
              <w:tab/>
            </w:r>
            <w:r w:rsidRPr="00170279">
              <w:rPr>
                <w:rStyle w:val="Hyperlink"/>
                <w:noProof/>
              </w:rPr>
              <w:t>Общий подход к решению</w:t>
            </w:r>
            <w:r>
              <w:rPr>
                <w:noProof/>
                <w:webHidden/>
              </w:rPr>
              <w:tab/>
            </w:r>
            <w:r>
              <w:rPr>
                <w:noProof/>
                <w:webHidden/>
              </w:rPr>
              <w:fldChar w:fldCharType="begin"/>
            </w:r>
            <w:r>
              <w:rPr>
                <w:noProof/>
                <w:webHidden/>
              </w:rPr>
              <w:instrText xml:space="preserve"> PAGEREF _Toc391277330 \h </w:instrText>
            </w:r>
            <w:r>
              <w:rPr>
                <w:noProof/>
                <w:webHidden/>
              </w:rPr>
            </w:r>
            <w:r>
              <w:rPr>
                <w:noProof/>
                <w:webHidden/>
              </w:rPr>
              <w:fldChar w:fldCharType="separate"/>
            </w:r>
            <w:r>
              <w:rPr>
                <w:noProof/>
                <w:webHidden/>
              </w:rPr>
              <w:t>23</w:t>
            </w:r>
            <w:r>
              <w:rPr>
                <w:noProof/>
                <w:webHidden/>
              </w:rPr>
              <w:fldChar w:fldCharType="end"/>
            </w:r>
          </w:hyperlink>
        </w:p>
        <w:p w14:paraId="66BA7752" w14:textId="77777777" w:rsidR="00926076" w:rsidRDefault="00926076" w:rsidP="00926076">
          <w:pPr>
            <w:pStyle w:val="TOC2"/>
            <w:rPr>
              <w:rFonts w:asciiTheme="minorHAnsi" w:eastAsiaTheme="minorEastAsia" w:hAnsiTheme="minorHAnsi"/>
              <w:noProof/>
              <w:sz w:val="22"/>
              <w:lang w:eastAsia="ru-RU"/>
            </w:rPr>
          </w:pPr>
          <w:hyperlink w:anchor="_Toc391277331" w:history="1">
            <w:r w:rsidRPr="00170279">
              <w:rPr>
                <w:rStyle w:val="Hyperlink"/>
                <w:noProof/>
                <w:lang w:val="en-US"/>
              </w:rPr>
              <w:t>3.2</w:t>
            </w:r>
            <w:r>
              <w:rPr>
                <w:rFonts w:asciiTheme="minorHAnsi" w:eastAsiaTheme="minorEastAsia" w:hAnsiTheme="minorHAnsi"/>
                <w:noProof/>
                <w:sz w:val="22"/>
                <w:lang w:eastAsia="ru-RU"/>
              </w:rPr>
              <w:tab/>
            </w:r>
            <w:r w:rsidRPr="00170279">
              <w:rPr>
                <w:rStyle w:val="Hyperlink"/>
                <w:noProof/>
              </w:rPr>
              <w:t>Подробное описание алгоритма</w:t>
            </w:r>
            <w:r>
              <w:rPr>
                <w:noProof/>
                <w:webHidden/>
              </w:rPr>
              <w:tab/>
            </w:r>
            <w:r>
              <w:rPr>
                <w:noProof/>
                <w:webHidden/>
              </w:rPr>
              <w:fldChar w:fldCharType="begin"/>
            </w:r>
            <w:r>
              <w:rPr>
                <w:noProof/>
                <w:webHidden/>
              </w:rPr>
              <w:instrText xml:space="preserve"> PAGEREF _Toc391277331 \h </w:instrText>
            </w:r>
            <w:r>
              <w:rPr>
                <w:noProof/>
                <w:webHidden/>
              </w:rPr>
            </w:r>
            <w:r>
              <w:rPr>
                <w:noProof/>
                <w:webHidden/>
              </w:rPr>
              <w:fldChar w:fldCharType="separate"/>
            </w:r>
            <w:r>
              <w:rPr>
                <w:noProof/>
                <w:webHidden/>
              </w:rPr>
              <w:t>25</w:t>
            </w:r>
            <w:r>
              <w:rPr>
                <w:noProof/>
                <w:webHidden/>
              </w:rPr>
              <w:fldChar w:fldCharType="end"/>
            </w:r>
          </w:hyperlink>
        </w:p>
        <w:p w14:paraId="1A8073FC" w14:textId="77777777" w:rsidR="00926076" w:rsidRDefault="00926076">
          <w:pPr>
            <w:pStyle w:val="TOC1"/>
            <w:tabs>
              <w:tab w:val="right" w:leader="dot" w:pos="9345"/>
            </w:tabs>
            <w:rPr>
              <w:rFonts w:asciiTheme="minorHAnsi" w:eastAsiaTheme="minorEastAsia" w:hAnsiTheme="minorHAnsi"/>
              <w:noProof/>
              <w:sz w:val="22"/>
              <w:lang w:eastAsia="ru-RU"/>
            </w:rPr>
          </w:pPr>
          <w:hyperlink w:anchor="_Toc391277332" w:history="1">
            <w:r w:rsidRPr="00170279">
              <w:rPr>
                <w:rStyle w:val="Hyperlink"/>
                <w:noProof/>
              </w:rPr>
              <w:t>Заключение</w:t>
            </w:r>
            <w:r>
              <w:rPr>
                <w:noProof/>
                <w:webHidden/>
              </w:rPr>
              <w:tab/>
            </w:r>
            <w:r>
              <w:rPr>
                <w:noProof/>
                <w:webHidden/>
              </w:rPr>
              <w:fldChar w:fldCharType="begin"/>
            </w:r>
            <w:r>
              <w:rPr>
                <w:noProof/>
                <w:webHidden/>
              </w:rPr>
              <w:instrText xml:space="preserve"> PAGEREF _Toc391277332 \h </w:instrText>
            </w:r>
            <w:r>
              <w:rPr>
                <w:noProof/>
                <w:webHidden/>
              </w:rPr>
            </w:r>
            <w:r>
              <w:rPr>
                <w:noProof/>
                <w:webHidden/>
              </w:rPr>
              <w:fldChar w:fldCharType="separate"/>
            </w:r>
            <w:r>
              <w:rPr>
                <w:noProof/>
                <w:webHidden/>
              </w:rPr>
              <w:t>36</w:t>
            </w:r>
            <w:r>
              <w:rPr>
                <w:noProof/>
                <w:webHidden/>
              </w:rPr>
              <w:fldChar w:fldCharType="end"/>
            </w:r>
          </w:hyperlink>
        </w:p>
        <w:p w14:paraId="4CEE534D" w14:textId="77777777" w:rsidR="00926076" w:rsidRDefault="00926076">
          <w:pPr>
            <w:pStyle w:val="TOC1"/>
            <w:tabs>
              <w:tab w:val="right" w:leader="dot" w:pos="9345"/>
            </w:tabs>
            <w:rPr>
              <w:rFonts w:asciiTheme="minorHAnsi" w:eastAsiaTheme="minorEastAsia" w:hAnsiTheme="minorHAnsi"/>
              <w:noProof/>
              <w:sz w:val="22"/>
              <w:lang w:eastAsia="ru-RU"/>
            </w:rPr>
          </w:pPr>
          <w:hyperlink w:anchor="_Toc391277333" w:history="1">
            <w:r w:rsidRPr="00170279">
              <w:rPr>
                <w:rStyle w:val="Hyperlink"/>
                <w:noProof/>
              </w:rPr>
              <w:t>Список литературы</w:t>
            </w:r>
            <w:r>
              <w:rPr>
                <w:noProof/>
                <w:webHidden/>
              </w:rPr>
              <w:tab/>
            </w:r>
            <w:r>
              <w:rPr>
                <w:noProof/>
                <w:webHidden/>
              </w:rPr>
              <w:fldChar w:fldCharType="begin"/>
            </w:r>
            <w:r>
              <w:rPr>
                <w:noProof/>
                <w:webHidden/>
              </w:rPr>
              <w:instrText xml:space="preserve"> PAGEREF _Toc391277333 \h </w:instrText>
            </w:r>
            <w:r>
              <w:rPr>
                <w:noProof/>
                <w:webHidden/>
              </w:rPr>
            </w:r>
            <w:r>
              <w:rPr>
                <w:noProof/>
                <w:webHidden/>
              </w:rPr>
              <w:fldChar w:fldCharType="separate"/>
            </w:r>
            <w:r>
              <w:rPr>
                <w:noProof/>
                <w:webHidden/>
              </w:rPr>
              <w:t>37</w:t>
            </w:r>
            <w:r>
              <w:rPr>
                <w:noProof/>
                <w:webHidden/>
              </w:rPr>
              <w:fldChar w:fldCharType="end"/>
            </w:r>
          </w:hyperlink>
        </w:p>
        <w:p w14:paraId="6C9337DD" w14:textId="150D7ED2" w:rsidR="00A51989" w:rsidRDefault="00A51989">
          <w:r>
            <w:rPr>
              <w:b/>
              <w:bCs/>
              <w:noProof/>
            </w:rPr>
            <w:fldChar w:fldCharType="end"/>
          </w:r>
        </w:p>
      </w:sdtContent>
    </w:sdt>
    <w:p w14:paraId="1D003D7E" w14:textId="23CB3A6C" w:rsidR="00DB74CA" w:rsidRDefault="00DB74CA">
      <w:pPr>
        <w:spacing w:line="259" w:lineRule="auto"/>
      </w:pPr>
      <w:r>
        <w:br w:type="page"/>
      </w:r>
    </w:p>
    <w:p w14:paraId="139F6A10" w14:textId="470820FE" w:rsidR="006E0ED5" w:rsidRDefault="00526F9E" w:rsidP="00A51989">
      <w:pPr>
        <w:pStyle w:val="Heading1"/>
      </w:pPr>
      <w:bookmarkStart w:id="0" w:name="_Toc391277323"/>
      <w:r>
        <w:lastRenderedPageBreak/>
        <w:t>Введение</w:t>
      </w:r>
      <w:bookmarkEnd w:id="0"/>
      <w:r w:rsidR="00D64655">
        <w:t xml:space="preserve"> </w:t>
      </w:r>
    </w:p>
    <w:p w14:paraId="47EF94FE" w14:textId="35617EB3" w:rsidR="006E0ED5" w:rsidRDefault="006E0ED5" w:rsidP="006E0ED5">
      <w:pPr>
        <w:ind w:firstLine="720"/>
      </w:pPr>
      <w:r>
        <w:t xml:space="preserve">Для профилактики сердечно-сосудистых заболеваний, помимо ведения здорового образа жизни, существует целый ряд мероприятий. </w:t>
      </w:r>
      <w:r w:rsidRPr="006E0ED5">
        <w:t>Некоторые из них могут проводиться даже работниками здравоохранения, не являющимися врачами, в учреждениях, расположенных поблизости от клиента.</w:t>
      </w:r>
      <w:r w:rsidR="002A3213">
        <w:t xml:space="preserve"> В эти мероприятия входит снятие электрокардиограммы (ЭКГ).</w:t>
      </w:r>
    </w:p>
    <w:p w14:paraId="04330C0A" w14:textId="1DE69727" w:rsidR="002A3213" w:rsidRDefault="002A3213" w:rsidP="006E0ED5">
      <w:pPr>
        <w:ind w:firstLine="720"/>
      </w:pPr>
      <w:r w:rsidRPr="002A3213">
        <w:t>Электрок</w:t>
      </w:r>
      <w:r>
        <w:t xml:space="preserve">ардиограмма </w:t>
      </w:r>
      <w:r w:rsidRPr="002A3213">
        <w:t>недорогим, простым в исполнении, быстрым и безвредным методом, входящим в стандарты обследования больных с подозрением на сердечную патологию.</w:t>
      </w:r>
    </w:p>
    <w:p w14:paraId="14156213" w14:textId="0FE20E1A" w:rsidR="00F902C2" w:rsidRDefault="00E06387" w:rsidP="00F902C2">
      <w:pPr>
        <w:ind w:firstLine="720"/>
      </w:pPr>
      <w:r>
        <w:t>Несмотря на достаточно простые меры профилактики ССЗ, далеко не все люди могут регулярно вы</w:t>
      </w:r>
      <w:r w:rsidR="00F902C2">
        <w:t>п</w:t>
      </w:r>
      <w:r>
        <w:t>олнять мероприятия по диаг</w:t>
      </w:r>
      <w:r w:rsidR="003A684A">
        <w:t xml:space="preserve">ностике своего здоровья, в т.ч. </w:t>
      </w:r>
      <w:r>
        <w:t>снимать и анализировать электрокардиограмму.</w:t>
      </w:r>
      <w:r w:rsidR="00750FB9" w:rsidRPr="00750FB9">
        <w:t xml:space="preserve"> </w:t>
      </w:r>
      <w:r w:rsidR="00F902C2">
        <w:t xml:space="preserve">Данная проблема могла бы частично решиться портативными кардиомониторами, которые освобождали бы пациентов от необходимости обращаться к врачу для периодической диагностики. </w:t>
      </w:r>
    </w:p>
    <w:p w14:paraId="652CBBF7" w14:textId="495607DE" w:rsidR="00F902C2" w:rsidRPr="00EA6C4C" w:rsidRDefault="00F902C2" w:rsidP="00F902C2">
      <w:pPr>
        <w:ind w:firstLine="720"/>
      </w:pPr>
      <w:r w:rsidRPr="00EA6C4C">
        <w:t xml:space="preserve">Наработки в данной области ведутся давно. Существуют эксплуатируемые образцы, однако многие из них имеют недостатки. </w:t>
      </w:r>
    </w:p>
    <w:p w14:paraId="321CBE5D" w14:textId="124877CA" w:rsidR="00E1718E" w:rsidRDefault="00F902C2" w:rsidP="00AC6C80">
      <w:pPr>
        <w:ind w:firstLine="720"/>
      </w:pPr>
      <w:r w:rsidRPr="00EA6C4C">
        <w:t>В настоящее время трендом приборостроения является сопряжение с мобильным устройством (телефоном, планшетом и т.п.). Существуют образцы, способные работать вместе с переносным персональным компьютером, однако они имеют ограничения из-за вида технологии сопряжения. В данной работе будет рассмотрен кардиомонитор, способный работать с любым устройством, имеющим аудиовход</w:t>
      </w:r>
      <w:r w:rsidR="00F51D1A" w:rsidRPr="00EA6C4C">
        <w:t>, при наличии установленного специализированного программного обеспечения</w:t>
      </w:r>
      <w:r w:rsidRPr="00EA6C4C">
        <w:t>.</w:t>
      </w:r>
    </w:p>
    <w:p w14:paraId="02CB793B" w14:textId="5772320D" w:rsidR="00E1718E" w:rsidRDefault="00C449EC" w:rsidP="00C449EC">
      <w:r>
        <w:tab/>
      </w:r>
      <w:r w:rsidR="00E1718E" w:rsidRPr="00F902C2">
        <w:t xml:space="preserve">Объектом исследования данной дипломной работы является </w:t>
      </w:r>
      <w:r w:rsidR="00F902C2">
        <w:t>к</w:t>
      </w:r>
      <w:r w:rsidR="00FE21B0" w:rsidRPr="00F902C2">
        <w:t>о</w:t>
      </w:r>
      <w:r w:rsidR="00F902C2">
        <w:t>мплекс технических аппаратных и программных решений</w:t>
      </w:r>
      <w:r w:rsidR="00FE21B0" w:rsidRPr="00F902C2">
        <w:t xml:space="preserve"> по сопряжению</w:t>
      </w:r>
      <w:r w:rsidR="00E1718E">
        <w:t xml:space="preserve"> универсального кардиомонитора с аудиоканалом передачи данных и</w:t>
      </w:r>
      <w:r w:rsidR="00FE21B0">
        <w:t xml:space="preserve"> мобильного устройства – приемника. В задачи приемника входит</w:t>
      </w:r>
      <w:r w:rsidR="00587EB8">
        <w:t xml:space="preserve"> </w:t>
      </w:r>
      <w:r w:rsidR="00587EB8">
        <w:lastRenderedPageBreak/>
        <w:t>декодир</w:t>
      </w:r>
      <w:r w:rsidR="00FE21B0">
        <w:t>ование</w:t>
      </w:r>
      <w:r w:rsidR="00587EB8">
        <w:t xml:space="preserve"> </w:t>
      </w:r>
      <w:r w:rsidR="00FE21B0">
        <w:t>сигнала</w:t>
      </w:r>
      <w:r w:rsidR="00F902C2">
        <w:t>,</w:t>
      </w:r>
      <w:r w:rsidR="00587EB8">
        <w:t xml:space="preserve"> </w:t>
      </w:r>
      <w:r w:rsidR="00FE21B0">
        <w:t>посту</w:t>
      </w:r>
      <w:r w:rsidR="00A21D78">
        <w:t>пающего с кардиомонитора в специ</w:t>
      </w:r>
      <w:r w:rsidR="00FE21B0">
        <w:t>фическом аудио-формате.</w:t>
      </w:r>
    </w:p>
    <w:p w14:paraId="1A2A382D" w14:textId="534329A4" w:rsidR="00952258" w:rsidRPr="006E0ED5" w:rsidRDefault="00587EB8" w:rsidP="00AC6C80">
      <w:r>
        <w:tab/>
        <w:t>Предметом исследования является алгоритм декодирования данного сигнала.</w:t>
      </w:r>
    </w:p>
    <w:p w14:paraId="64A63F1E" w14:textId="66289177" w:rsidR="006E0ED5" w:rsidRDefault="00587EB8" w:rsidP="006E0ED5">
      <w:r>
        <w:tab/>
        <w:t>Целью дипломной работы является разработка устойчивого и эффективного алгоритма декодирования сигнала кардиомониторной системы с аудиоканалом передачи данных</w:t>
      </w:r>
      <w:r w:rsidR="00FE21B0">
        <w:t xml:space="preserve"> при наличии случайных помех и искажений.</w:t>
      </w:r>
    </w:p>
    <w:p w14:paraId="0D52BC9A" w14:textId="18C8F714" w:rsidR="006E0ED5" w:rsidRDefault="00F3247E" w:rsidP="006E0ED5">
      <w:r>
        <w:tab/>
        <w:t xml:space="preserve">Задачами </w:t>
      </w:r>
      <w:r w:rsidR="00FE21B0">
        <w:t>построения алгоритма декодирования</w:t>
      </w:r>
      <w:r>
        <w:t xml:space="preserve"> в связи с указанной целью являются:</w:t>
      </w:r>
    </w:p>
    <w:p w14:paraId="56AB87E2" w14:textId="4AD989D9" w:rsidR="00F3247E" w:rsidRDefault="00FE21B0" w:rsidP="00F3247E">
      <w:pPr>
        <w:pStyle w:val="ListParagraph"/>
        <w:numPr>
          <w:ilvl w:val="0"/>
          <w:numId w:val="8"/>
        </w:numPr>
      </w:pPr>
      <w:r>
        <w:t>Обнаружение</w:t>
      </w:r>
      <w:r w:rsidR="00261F18">
        <w:t xml:space="preserve"> данных</w:t>
      </w:r>
      <w:r w:rsidR="0091319D">
        <w:t xml:space="preserve"> во входящем сигнале</w:t>
      </w:r>
    </w:p>
    <w:p w14:paraId="16216327" w14:textId="4BCB9F34" w:rsidR="0091319D" w:rsidRDefault="0091319D" w:rsidP="00F3247E">
      <w:pPr>
        <w:pStyle w:val="ListParagraph"/>
        <w:numPr>
          <w:ilvl w:val="0"/>
          <w:numId w:val="8"/>
        </w:numPr>
      </w:pPr>
      <w:r>
        <w:t>Декодирова</w:t>
      </w:r>
      <w:r w:rsidR="00FE21B0">
        <w:t xml:space="preserve">ние </w:t>
      </w:r>
      <w:r>
        <w:t>полученные данные</w:t>
      </w:r>
    </w:p>
    <w:p w14:paraId="1447CBD3" w14:textId="7E2BE5DE" w:rsidR="0091319D" w:rsidRDefault="0091319D" w:rsidP="00F3247E">
      <w:pPr>
        <w:pStyle w:val="ListParagraph"/>
        <w:numPr>
          <w:ilvl w:val="0"/>
          <w:numId w:val="8"/>
        </w:numPr>
      </w:pPr>
      <w:r>
        <w:t>Представ</w:t>
      </w:r>
      <w:r w:rsidR="00FE21B0">
        <w:t>ление</w:t>
      </w:r>
      <w:r>
        <w:t xml:space="preserve"> декодированные данные в </w:t>
      </w:r>
      <w:r w:rsidR="00FE21B0">
        <w:t>виде графика стандартного сигнала кардиограммы</w:t>
      </w:r>
    </w:p>
    <w:p w14:paraId="1490C353" w14:textId="3C8C262A" w:rsidR="0093499B" w:rsidRDefault="00FE21B0" w:rsidP="00AC6C80">
      <w:pPr>
        <w:ind w:firstLine="360"/>
      </w:pPr>
      <w:r>
        <w:t xml:space="preserve">Синтез алгоритма декодирования основывается на сведениях о сигнале и помехе. </w:t>
      </w:r>
    </w:p>
    <w:p w14:paraId="36C63E14" w14:textId="10214EB0" w:rsidR="0093499B" w:rsidRDefault="0093499B">
      <w:pPr>
        <w:spacing w:line="259" w:lineRule="auto"/>
      </w:pPr>
      <w:r>
        <w:br w:type="page"/>
      </w:r>
    </w:p>
    <w:p w14:paraId="68D47B05" w14:textId="078EF5FC" w:rsidR="00526F9E" w:rsidRDefault="0093499B" w:rsidP="00A53E76">
      <w:pPr>
        <w:pStyle w:val="Heading1"/>
        <w:numPr>
          <w:ilvl w:val="0"/>
          <w:numId w:val="30"/>
        </w:numPr>
      </w:pPr>
      <w:bookmarkStart w:id="1" w:name="_Toc391277324"/>
      <w:r>
        <w:lastRenderedPageBreak/>
        <w:t>Аппаратная часть кардиомониторной системы</w:t>
      </w:r>
      <w:bookmarkEnd w:id="1"/>
    </w:p>
    <w:p w14:paraId="3D42E1D3" w14:textId="624418E1" w:rsidR="00D97D43" w:rsidRPr="00374BE9" w:rsidRDefault="00D97D43" w:rsidP="00D97D43">
      <w:pPr>
        <w:keepNext/>
        <w:ind w:firstLine="360"/>
      </w:pPr>
      <w:r w:rsidRPr="00374BE9">
        <w:t>Рассматриваемая в работе каридомониторная система состоит из мобильного телефона с установленным программным</w:t>
      </w:r>
      <w:r w:rsidR="00A53E76">
        <w:t xml:space="preserve"> обеспечением и </w:t>
      </w:r>
      <w:r w:rsidR="00594423">
        <w:t xml:space="preserve">двухсторонним </w:t>
      </w:r>
      <w:r w:rsidR="00594423" w:rsidRPr="00374BE9">
        <w:t>аудио-интерфейсом,</w:t>
      </w:r>
      <w:r w:rsidRPr="00374BE9">
        <w:t xml:space="preserve"> и модулем портативного кардиомонитора. Фун</w:t>
      </w:r>
      <w:r w:rsidR="001703B3" w:rsidRPr="00374BE9">
        <w:t>к</w:t>
      </w:r>
      <w:r w:rsidRPr="00374BE9">
        <w:t xml:space="preserve">циональная схема системы представлена на </w:t>
      </w:r>
      <w:r w:rsidRPr="00374BE9">
        <w:fldChar w:fldCharType="begin"/>
      </w:r>
      <w:r w:rsidRPr="00374BE9">
        <w:instrText xml:space="preserve"> REF _Ref390553272 \h </w:instrText>
      </w:r>
      <w:r w:rsidR="006A3659" w:rsidRPr="00374BE9">
        <w:instrText xml:space="preserve"> \* MERGEFORMAT </w:instrText>
      </w:r>
      <w:r w:rsidRPr="00374BE9">
        <w:fldChar w:fldCharType="separate"/>
      </w:r>
      <w:r w:rsidR="00AD570E" w:rsidRPr="00374BE9">
        <w:t xml:space="preserve">рис. </w:t>
      </w:r>
      <w:r w:rsidR="00AD570E">
        <w:rPr>
          <w:noProof/>
        </w:rPr>
        <w:t>1</w:t>
      </w:r>
      <w:r w:rsidRPr="00374BE9">
        <w:fldChar w:fldCharType="end"/>
      </w:r>
      <w:r w:rsidRPr="00374BE9">
        <w:t>.</w:t>
      </w:r>
    </w:p>
    <w:p w14:paraId="74EE46F3" w14:textId="77777777" w:rsidR="005A5BEC" w:rsidRDefault="00D97D43" w:rsidP="005A5BEC">
      <w:pPr>
        <w:keepNext/>
        <w:jc w:val="center"/>
      </w:pPr>
      <w:r w:rsidRPr="00374BE9">
        <w:object w:dxaOrig="14431" w:dyaOrig="2851" w14:anchorId="11A027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1pt;height:93.5pt" o:ole="">
            <v:imagedata r:id="rId8" o:title=""/>
          </v:shape>
          <o:OLEObject Type="Embed" ProgID="Visio.Drawing.15" ShapeID="_x0000_i1025" DrawAspect="Content" ObjectID="_1465019402" r:id="rId9"/>
        </w:object>
      </w:r>
    </w:p>
    <w:p w14:paraId="21D079D3" w14:textId="267008C8" w:rsidR="00D97D43" w:rsidRPr="00374BE9" w:rsidRDefault="005A5BEC" w:rsidP="005A5BEC">
      <w:pPr>
        <w:pStyle w:val="Caption"/>
      </w:pPr>
      <w:r>
        <w:t>Обобщенная структура кардиомониторной системы</w:t>
      </w:r>
    </w:p>
    <w:p w14:paraId="11FB82A4" w14:textId="7299540C" w:rsidR="001703B3" w:rsidRPr="00374BE9" w:rsidRDefault="00D97D43" w:rsidP="001703B3">
      <w:pPr>
        <w:pStyle w:val="Caption"/>
      </w:pPr>
      <w:bookmarkStart w:id="2" w:name="_Ref390553272"/>
      <w:r w:rsidRPr="00374BE9">
        <w:t xml:space="preserve">рис. </w:t>
      </w:r>
      <w:r w:rsidRPr="00374BE9">
        <w:fldChar w:fldCharType="begin"/>
      </w:r>
      <w:r w:rsidRPr="00374BE9">
        <w:instrText xml:space="preserve"> SEQ рис. \* ARABIC </w:instrText>
      </w:r>
      <w:r w:rsidRPr="00374BE9">
        <w:fldChar w:fldCharType="separate"/>
      </w:r>
      <w:r w:rsidR="00AD570E">
        <w:rPr>
          <w:noProof/>
        </w:rPr>
        <w:t>1</w:t>
      </w:r>
      <w:r w:rsidRPr="00374BE9">
        <w:fldChar w:fldCharType="end"/>
      </w:r>
      <w:bookmarkEnd w:id="2"/>
    </w:p>
    <w:p w14:paraId="7F3A3390" w14:textId="387DBA4C" w:rsidR="001703B3" w:rsidRPr="00374BE9" w:rsidRDefault="001703B3" w:rsidP="001703B3">
      <w:r w:rsidRPr="00374BE9">
        <w:tab/>
        <w:t>Принцип работы кардиомониторной системы устроен следующим образом:</w:t>
      </w:r>
    </w:p>
    <w:p w14:paraId="0B96EFE4" w14:textId="3A1020F2" w:rsidR="001703B3" w:rsidRPr="00374BE9" w:rsidRDefault="001703B3" w:rsidP="001703B3">
      <w:pPr>
        <w:pStyle w:val="ListParagraph"/>
        <w:numPr>
          <w:ilvl w:val="0"/>
          <w:numId w:val="24"/>
        </w:numPr>
      </w:pPr>
      <w:r w:rsidRPr="00374BE9">
        <w:t xml:space="preserve">Телефон на максимальной громкости асинхронно подает на каналы наушников аудио-сигнал с частотой 1000 Гц для питания </w:t>
      </w:r>
      <w:r w:rsidR="00594423" w:rsidRPr="00374BE9">
        <w:t>кардиомонитора</w:t>
      </w:r>
      <w:r w:rsidRPr="00374BE9">
        <w:t>.</w:t>
      </w:r>
    </w:p>
    <w:p w14:paraId="14A4B1FB" w14:textId="49B9BBDE" w:rsidR="001703B3" w:rsidRPr="00374BE9" w:rsidRDefault="001703B3" w:rsidP="001703B3">
      <w:pPr>
        <w:pStyle w:val="ListParagraph"/>
        <w:numPr>
          <w:ilvl w:val="0"/>
          <w:numId w:val="24"/>
        </w:numPr>
      </w:pPr>
      <w:r w:rsidRPr="00374BE9">
        <w:t xml:space="preserve">После поступления питания, модуль кардиомонитора инициализируется </w:t>
      </w:r>
      <w:r w:rsidR="00594423" w:rsidRPr="00374BE9">
        <w:t>в течение</w:t>
      </w:r>
      <w:r w:rsidRPr="00374BE9">
        <w:t xml:space="preserve"> 5 секунд, начинает снимать электрокардиограмму, кодировать и отсылать</w:t>
      </w:r>
      <w:r w:rsidR="00B33909" w:rsidRPr="00374BE9">
        <w:t xml:space="preserve"> ее</w:t>
      </w:r>
      <w:r w:rsidRPr="00374BE9">
        <w:t xml:space="preserve"> на </w:t>
      </w:r>
      <w:r w:rsidR="00594423" w:rsidRPr="00374BE9">
        <w:t>аудиовход</w:t>
      </w:r>
      <w:r w:rsidRPr="00374BE9">
        <w:t xml:space="preserve"> телефона в реальном времени.</w:t>
      </w:r>
    </w:p>
    <w:p w14:paraId="7C9D009F" w14:textId="47C15FFF" w:rsidR="00D97D43" w:rsidRPr="00374BE9" w:rsidRDefault="00B33909" w:rsidP="00B33909">
      <w:pPr>
        <w:ind w:firstLine="360"/>
      </w:pPr>
      <w:r w:rsidRPr="00374BE9">
        <w:t xml:space="preserve">Кодирование происходит путем переноса отсчетов преобразованной в цифровой вид кардиограммы в двоичный код и добавлении к этому коду 5 проверочных бит, используя «Коды Хемминга». </w:t>
      </w:r>
    </w:p>
    <w:p w14:paraId="608C9978" w14:textId="7CCB1CCE" w:rsidR="00B33909" w:rsidRDefault="006A3659" w:rsidP="00B33909">
      <w:pPr>
        <w:ind w:firstLine="360"/>
      </w:pPr>
      <w:r w:rsidRPr="00374BE9">
        <w:t>После применения</w:t>
      </w:r>
      <w:r w:rsidR="00B33909" w:rsidRPr="00374BE9">
        <w:t xml:space="preserve"> ампли</w:t>
      </w:r>
      <w:r w:rsidRPr="00374BE9">
        <w:t>тудной модуляции, на выходе кар</w:t>
      </w:r>
      <w:r w:rsidR="00B33909" w:rsidRPr="00374BE9">
        <w:t>д</w:t>
      </w:r>
      <w:r w:rsidRPr="00374BE9">
        <w:t>и</w:t>
      </w:r>
      <w:r w:rsidR="00B33909" w:rsidRPr="00374BE9">
        <w:t xml:space="preserve">омонитора сигнал имеет вид, представленный на </w:t>
      </w:r>
      <w:r w:rsidR="0057188F" w:rsidRPr="00374BE9">
        <w:fldChar w:fldCharType="begin"/>
      </w:r>
      <w:r w:rsidR="0057188F" w:rsidRPr="00374BE9">
        <w:instrText xml:space="preserve"> REF _Ref388909217 \h </w:instrText>
      </w:r>
      <w:r w:rsidRPr="00374BE9">
        <w:instrText xml:space="preserve"> \* MERGEFORMAT </w:instrText>
      </w:r>
      <w:r w:rsidR="0057188F" w:rsidRPr="00374BE9">
        <w:fldChar w:fldCharType="separate"/>
      </w:r>
      <w:r w:rsidR="00AD570E" w:rsidRPr="005F5C13">
        <w:t xml:space="preserve">рис. </w:t>
      </w:r>
      <w:r w:rsidR="00AD570E">
        <w:rPr>
          <w:noProof/>
        </w:rPr>
        <w:t>2</w:t>
      </w:r>
      <w:r w:rsidR="0057188F" w:rsidRPr="00374BE9">
        <w:fldChar w:fldCharType="end"/>
      </w:r>
      <w:r w:rsidRPr="00374BE9">
        <w:t>.</w:t>
      </w:r>
    </w:p>
    <w:p w14:paraId="6B5443FA" w14:textId="77777777" w:rsidR="00B33909" w:rsidRDefault="00B33909" w:rsidP="00B33909">
      <w:pPr>
        <w:jc w:val="center"/>
      </w:pPr>
      <w:r>
        <w:rPr>
          <w:noProof/>
          <w:lang w:eastAsia="ru-RU"/>
        </w:rPr>
        <w:lastRenderedPageBreak/>
        <w:drawing>
          <wp:inline distT="0" distB="0" distL="0" distR="0" wp14:anchorId="6CC46684" wp14:editId="459DBB1B">
            <wp:extent cx="5934075" cy="2295525"/>
            <wp:effectExtent l="0" t="0" r="9525" b="9525"/>
            <wp:docPr id="8" name="Picture 8" descr="вх сиг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вх сиг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14:paraId="0C2F0B26" w14:textId="3E54971C" w:rsidR="007A7A3E" w:rsidRDefault="007A7A3E" w:rsidP="007A7A3E">
      <w:pPr>
        <w:pStyle w:val="Caption"/>
      </w:pPr>
      <w:r>
        <w:t>Сигнал на входе кардиомониторной системы</w:t>
      </w:r>
    </w:p>
    <w:p w14:paraId="1AC0AD48" w14:textId="77777777" w:rsidR="00B33909" w:rsidRDefault="00B33909" w:rsidP="00B33909">
      <w:pPr>
        <w:pStyle w:val="Caption"/>
        <w:rPr>
          <w:sz w:val="24"/>
          <w:szCs w:val="24"/>
        </w:rPr>
      </w:pPr>
      <w:bookmarkStart w:id="3" w:name="_Ref388909217"/>
      <w:r w:rsidRPr="005F5C13">
        <w:t xml:space="preserve">рис. </w:t>
      </w:r>
      <w:r>
        <w:fldChar w:fldCharType="begin"/>
      </w:r>
      <w:r w:rsidRPr="005F5C13">
        <w:instrText xml:space="preserve"> </w:instrText>
      </w:r>
      <w:r>
        <w:instrText>SEQ</w:instrText>
      </w:r>
      <w:r w:rsidRPr="005F5C13">
        <w:instrText xml:space="preserve"> рис. \* </w:instrText>
      </w:r>
      <w:r>
        <w:instrText>ARABIC</w:instrText>
      </w:r>
      <w:r w:rsidRPr="005F5C13">
        <w:instrText xml:space="preserve"> </w:instrText>
      </w:r>
      <w:r>
        <w:fldChar w:fldCharType="separate"/>
      </w:r>
      <w:r w:rsidR="00AD570E">
        <w:rPr>
          <w:noProof/>
        </w:rPr>
        <w:t>2</w:t>
      </w:r>
      <w:r>
        <w:fldChar w:fldCharType="end"/>
      </w:r>
      <w:bookmarkEnd w:id="3"/>
    </w:p>
    <w:p w14:paraId="5515D2D8" w14:textId="25FBFB9E" w:rsidR="0093499B" w:rsidRDefault="00394B8B" w:rsidP="00EB5852">
      <w:pPr>
        <w:ind w:firstLine="720"/>
      </w:pPr>
      <w:r>
        <w:t>Данная реализация разделяется</w:t>
      </w:r>
      <w:r w:rsidR="0093499B">
        <w:t xml:space="preserve"> на блоки (</w:t>
      </w:r>
      <w:r w:rsidR="0093499B">
        <w:fldChar w:fldCharType="begin"/>
      </w:r>
      <w:r w:rsidR="0093499B">
        <w:instrText xml:space="preserve"> REF _Ref388909852 \h </w:instrText>
      </w:r>
      <w:r w:rsidR="0093499B">
        <w:fldChar w:fldCharType="separate"/>
      </w:r>
      <w:r w:rsidR="00AD570E" w:rsidRPr="001176C3">
        <w:t xml:space="preserve">рис. </w:t>
      </w:r>
      <w:r w:rsidR="00AD570E">
        <w:rPr>
          <w:noProof/>
        </w:rPr>
        <w:t>3</w:t>
      </w:r>
      <w:r w:rsidR="0093499B">
        <w:fldChar w:fldCharType="end"/>
      </w:r>
      <w:r w:rsidR="0093499B">
        <w:t xml:space="preserve">). </w:t>
      </w:r>
    </w:p>
    <w:p w14:paraId="414697D0" w14:textId="2A358912" w:rsidR="0093499B" w:rsidRDefault="00926076" w:rsidP="0093499B">
      <w:pPr>
        <w:jc w:val="center"/>
        <w:rPr>
          <w:noProof/>
          <w:lang w:val="en-US"/>
        </w:rPr>
      </w:pPr>
      <w:r>
        <w:rPr>
          <w:noProof/>
          <w:lang w:val="en-US"/>
        </w:rPr>
        <w:pict w14:anchorId="4D39B5E8">
          <v:shape id="_x0000_i1026" type="#_x0000_t75" style="width:467.45pt;height:141.85pt">
            <v:imagedata r:id="rId11" o:title="frame"/>
          </v:shape>
        </w:pict>
      </w:r>
    </w:p>
    <w:p w14:paraId="4E35D8B3" w14:textId="0B796836" w:rsidR="007A7A3E" w:rsidRDefault="007A7A3E" w:rsidP="007A7A3E">
      <w:pPr>
        <w:pStyle w:val="Caption"/>
      </w:pPr>
      <w:r>
        <w:t>Блок данных, соответствующий одному дискретному отсчету ЭКГ – 17-ти разрядное закодированное число</w:t>
      </w:r>
    </w:p>
    <w:p w14:paraId="4C3ADD41" w14:textId="77777777" w:rsidR="0093499B" w:rsidRDefault="0093499B" w:rsidP="0093499B">
      <w:pPr>
        <w:pStyle w:val="Caption"/>
        <w:rPr>
          <w:sz w:val="24"/>
          <w:szCs w:val="24"/>
        </w:rPr>
      </w:pPr>
      <w:bookmarkStart w:id="4" w:name="_Ref388909852"/>
      <w:r w:rsidRPr="001176C3">
        <w:t xml:space="preserve">рис. </w:t>
      </w:r>
      <w:r>
        <w:fldChar w:fldCharType="begin"/>
      </w:r>
      <w:r w:rsidRPr="001176C3">
        <w:instrText xml:space="preserve"> </w:instrText>
      </w:r>
      <w:r>
        <w:instrText>SEQ</w:instrText>
      </w:r>
      <w:r w:rsidRPr="001176C3">
        <w:instrText xml:space="preserve"> рис. \* </w:instrText>
      </w:r>
      <w:r>
        <w:instrText>ARABIC</w:instrText>
      </w:r>
      <w:r w:rsidRPr="001176C3">
        <w:instrText xml:space="preserve"> </w:instrText>
      </w:r>
      <w:r>
        <w:fldChar w:fldCharType="separate"/>
      </w:r>
      <w:r w:rsidR="00AD570E">
        <w:rPr>
          <w:noProof/>
        </w:rPr>
        <w:t>3</w:t>
      </w:r>
      <w:r>
        <w:fldChar w:fldCharType="end"/>
      </w:r>
      <w:bookmarkEnd w:id="4"/>
    </w:p>
    <w:p w14:paraId="6E43C65F" w14:textId="10678F55" w:rsidR="003A684A" w:rsidRDefault="0093499B" w:rsidP="00F61A49">
      <w:pPr>
        <w:ind w:firstLine="720"/>
      </w:pPr>
      <w:r>
        <w:t xml:space="preserve">Каждый такой блок кодирует 17-ти разрядное двоичное число, в котором первые 12 бит значащие, а остальные – проверочные, сгенерированные при помощи Кодов </w:t>
      </w:r>
      <w:r w:rsidRPr="003A684A">
        <w:t>Хэмминга. Каждое такое число – это один дискретный отсчет сигнала кардиограммы.</w:t>
      </w:r>
    </w:p>
    <w:p w14:paraId="353044F5" w14:textId="256C39DE" w:rsidR="00F61A49" w:rsidRDefault="00F61A49" w:rsidP="00F61A49">
      <w:pPr>
        <w:ind w:firstLine="720"/>
      </w:pPr>
      <w:r>
        <w:t xml:space="preserve">В таких блоках наличие и отсутствие бита кодируются синусоидальными сигналами разной амплитуды и длительности. Амплитуда отрезка, кодирующего «1», в 1,6 раза больше, чем амплитуда такого же отрезка, кодирующего «0». Данные сигналы изображены на </w:t>
      </w:r>
      <w:r>
        <w:fldChar w:fldCharType="begin"/>
      </w:r>
      <w:r>
        <w:instrText xml:space="preserve"> REF _Ref388910641 \h </w:instrText>
      </w:r>
      <w:r>
        <w:fldChar w:fldCharType="separate"/>
      </w:r>
      <w:r w:rsidR="00AD570E" w:rsidRPr="00EB0C33">
        <w:t xml:space="preserve">рис. </w:t>
      </w:r>
      <w:r w:rsidR="00AD570E">
        <w:rPr>
          <w:noProof/>
        </w:rPr>
        <w:t>4</w:t>
      </w:r>
      <w:r>
        <w:fldChar w:fldCharType="end"/>
      </w:r>
      <w:r>
        <w:t xml:space="preserve"> («нулевой» сигнал) и </w:t>
      </w:r>
      <w:r w:rsidR="00EA615A">
        <w:t xml:space="preserve">рис. 5 </w:t>
      </w:r>
      <w:r>
        <w:t>(«единичный» сигнал).</w:t>
      </w:r>
    </w:p>
    <w:p w14:paraId="0E845670" w14:textId="72A0421A" w:rsidR="00F61A49" w:rsidRDefault="000C4E5F" w:rsidP="00F61A49">
      <w:pPr>
        <w:jc w:val="center"/>
        <w:rPr>
          <w:noProof/>
          <w:lang w:val="en-US"/>
        </w:rPr>
      </w:pPr>
      <w:r>
        <w:rPr>
          <w:noProof/>
          <w:lang w:val="en-US"/>
        </w:rPr>
        <w:lastRenderedPageBreak/>
        <w:pict w14:anchorId="6E7E55E5">
          <v:shape id="_x0000_i1027" type="#_x0000_t75" style="width:112.85pt;height:92.4pt">
            <v:imagedata r:id="rId12" o:title="эталон 0"/>
          </v:shape>
        </w:pict>
      </w:r>
      <w:r w:rsidR="00F61A49">
        <w:rPr>
          <w:noProof/>
          <w:lang w:val="en-US"/>
        </w:rPr>
        <w:tab/>
      </w:r>
      <w:r w:rsidR="00F61A49">
        <w:rPr>
          <w:noProof/>
          <w:lang w:val="en-US"/>
        </w:rPr>
        <w:tab/>
      </w:r>
      <w:r>
        <w:rPr>
          <w:noProof/>
          <w:lang w:val="en-US"/>
        </w:rPr>
        <w:pict w14:anchorId="06D965DA">
          <v:shape id="_x0000_i1028" type="#_x0000_t75" style="width:113.9pt;height:94.55pt">
            <v:imagedata r:id="rId13" o:title="эталон 1"/>
          </v:shape>
        </w:pict>
      </w:r>
    </w:p>
    <w:p w14:paraId="69E1FFCC" w14:textId="79BEF49C" w:rsidR="007A7A3E" w:rsidRDefault="00AE45E9" w:rsidP="007A7A3E">
      <w:pPr>
        <w:pStyle w:val="Caption"/>
      </w:pPr>
      <w:r>
        <w:t>Сигнал, кодирующий значение</w:t>
      </w:r>
      <w:r>
        <w:tab/>
      </w:r>
      <w:r>
        <w:tab/>
      </w:r>
      <w:r w:rsidR="007A7A3E">
        <w:t xml:space="preserve">Сигнал, кодирующий значение </w:t>
      </w:r>
    </w:p>
    <w:p w14:paraId="487C76AF" w14:textId="37FF785D" w:rsidR="007A7A3E" w:rsidRDefault="007A7A3E" w:rsidP="00AE45E9">
      <w:pPr>
        <w:pStyle w:val="Caption"/>
      </w:pPr>
      <w:r>
        <w:t>бита равное 0</w:t>
      </w:r>
      <w:r w:rsidR="00AE45E9">
        <w:tab/>
      </w:r>
      <w:r w:rsidR="00AE45E9">
        <w:tab/>
      </w:r>
      <w:r w:rsidR="00AE45E9">
        <w:tab/>
      </w:r>
      <w:r w:rsidR="00AE45E9">
        <w:tab/>
        <w:t>бита равное 1</w:t>
      </w:r>
    </w:p>
    <w:p w14:paraId="05F4BE37" w14:textId="7D5C2700" w:rsidR="00F61A49" w:rsidRDefault="00F61A49" w:rsidP="00F61A49">
      <w:pPr>
        <w:pStyle w:val="Caption"/>
        <w:rPr>
          <w:sz w:val="24"/>
          <w:szCs w:val="24"/>
        </w:rPr>
      </w:pPr>
      <w:bookmarkStart w:id="5" w:name="_Ref388910641"/>
      <w:bookmarkStart w:id="6" w:name="_Ref390761734"/>
      <w:r w:rsidRPr="00EB0C33">
        <w:t xml:space="preserve">рис. </w:t>
      </w:r>
      <w:r>
        <w:fldChar w:fldCharType="begin"/>
      </w:r>
      <w:r w:rsidRPr="00EB0C33">
        <w:instrText xml:space="preserve"> </w:instrText>
      </w:r>
      <w:r>
        <w:instrText>SEQ</w:instrText>
      </w:r>
      <w:r w:rsidRPr="00EB0C33">
        <w:instrText xml:space="preserve"> рис. \* </w:instrText>
      </w:r>
      <w:r>
        <w:instrText>ARABIC</w:instrText>
      </w:r>
      <w:r w:rsidRPr="00EB0C33">
        <w:instrText xml:space="preserve"> </w:instrText>
      </w:r>
      <w:r>
        <w:fldChar w:fldCharType="separate"/>
      </w:r>
      <w:r w:rsidR="00AD570E">
        <w:rPr>
          <w:noProof/>
        </w:rPr>
        <w:t>4</w:t>
      </w:r>
      <w:r>
        <w:fldChar w:fldCharType="end"/>
      </w:r>
      <w:bookmarkEnd w:id="5"/>
      <w:r>
        <w:tab/>
      </w:r>
      <w:r>
        <w:tab/>
      </w:r>
      <w:r>
        <w:tab/>
      </w:r>
      <w:r>
        <w:tab/>
      </w:r>
      <w:r>
        <w:tab/>
        <w:t xml:space="preserve">рис. </w:t>
      </w:r>
      <w:r>
        <w:fldChar w:fldCharType="begin"/>
      </w:r>
      <w:r>
        <w:instrText xml:space="preserve"> SEQ рис. \* ARABIC </w:instrText>
      </w:r>
      <w:r>
        <w:fldChar w:fldCharType="separate"/>
      </w:r>
      <w:r w:rsidR="00AD570E">
        <w:rPr>
          <w:noProof/>
        </w:rPr>
        <w:t>5</w:t>
      </w:r>
      <w:r>
        <w:fldChar w:fldCharType="end"/>
      </w:r>
      <w:bookmarkEnd w:id="6"/>
    </w:p>
    <w:p w14:paraId="04D6881C" w14:textId="1EA02A99" w:rsidR="00F61A49" w:rsidRPr="003A684A" w:rsidRDefault="00F61A49" w:rsidP="0093499B">
      <w:pPr>
        <w:ind w:firstLine="720"/>
      </w:pPr>
      <w:r>
        <w:t xml:space="preserve">Например, в блоке, приведенном на </w:t>
      </w:r>
      <w:r>
        <w:fldChar w:fldCharType="begin"/>
      </w:r>
      <w:r>
        <w:instrText xml:space="preserve"> REF _Ref388909852 \h </w:instrText>
      </w:r>
      <w:r>
        <w:fldChar w:fldCharType="separate"/>
      </w:r>
      <w:r w:rsidR="00AD570E" w:rsidRPr="001176C3">
        <w:t xml:space="preserve">рис. </w:t>
      </w:r>
      <w:r w:rsidR="00AD570E">
        <w:rPr>
          <w:noProof/>
        </w:rPr>
        <w:t>3</w:t>
      </w:r>
      <w:r>
        <w:fldChar w:fldCharType="end"/>
      </w:r>
      <w:r>
        <w:t xml:space="preserve"> изображен сигнал, кодирующий число «10110101010111011».</w:t>
      </w:r>
    </w:p>
    <w:p w14:paraId="00066957" w14:textId="0FE4F6A3" w:rsidR="0093499B" w:rsidRDefault="00374BE9" w:rsidP="002F4236">
      <w:pPr>
        <w:ind w:firstLine="720"/>
      </w:pPr>
      <w:r>
        <w:t xml:space="preserve">Для декодирования сигнала нельзя было </w:t>
      </w:r>
      <w:r w:rsidR="0093499B">
        <w:t xml:space="preserve">использовать предопределенные уровни амплитуд, так как они меняются в зависимости от модели и мощности устройства, к которому подключен кардиомонитор. </w:t>
      </w:r>
    </w:p>
    <w:p w14:paraId="29922AB1" w14:textId="670B2FDD" w:rsidR="0093499B" w:rsidRDefault="00374BE9" w:rsidP="00374BE9">
      <w:pPr>
        <w:ind w:firstLine="644"/>
      </w:pPr>
      <w:r>
        <w:t>Исходя из известных параметров сигнала,</w:t>
      </w:r>
      <w:r w:rsidR="0093499B">
        <w:t xml:space="preserve"> задача декодирования может быть решена в три этапа:</w:t>
      </w:r>
    </w:p>
    <w:p w14:paraId="677C983F" w14:textId="77777777" w:rsidR="0093499B" w:rsidRDefault="0093499B" w:rsidP="0093499B">
      <w:pPr>
        <w:pStyle w:val="ListParagraph"/>
        <w:numPr>
          <w:ilvl w:val="0"/>
          <w:numId w:val="2"/>
        </w:numPr>
      </w:pPr>
      <w:r>
        <w:t>Локализация блоков, кодирующих отсчеты кардиограммы.</w:t>
      </w:r>
    </w:p>
    <w:p w14:paraId="31E9A1D2" w14:textId="70BD5A73" w:rsidR="0093499B" w:rsidRDefault="0093499B" w:rsidP="0093499B">
      <w:pPr>
        <w:pStyle w:val="ListParagraph"/>
        <w:numPr>
          <w:ilvl w:val="0"/>
          <w:numId w:val="2"/>
        </w:numPr>
      </w:pPr>
      <w:r>
        <w:t>Поиск в найденных блоках фрагментов, соответствующих одному из двух возмо</w:t>
      </w:r>
      <w:r w:rsidR="00374BE9">
        <w:t>жных эталонных сигналов, использ</w:t>
      </w:r>
      <w:r>
        <w:t>уемых для кодирования каждого отдельного бита.</w:t>
      </w:r>
    </w:p>
    <w:p w14:paraId="6AF1D592" w14:textId="77777777" w:rsidR="0093499B" w:rsidRDefault="0093499B" w:rsidP="0093499B">
      <w:pPr>
        <w:pStyle w:val="ListParagraph"/>
        <w:numPr>
          <w:ilvl w:val="0"/>
          <w:numId w:val="2"/>
        </w:numPr>
      </w:pPr>
      <w:r>
        <w:t>Вычисление десятичного эквивалента двоичного числа из каждого блока.</w:t>
      </w:r>
    </w:p>
    <w:p w14:paraId="329615A5" w14:textId="3F2790DE" w:rsidR="00A53E76" w:rsidRDefault="00A53E76" w:rsidP="00A53E76">
      <w:pPr>
        <w:ind w:firstLine="644"/>
      </w:pPr>
      <w:r>
        <w:t xml:space="preserve">Наиболее трудной задачей является построения алгоритма для реализации второго этапа декодирования. </w:t>
      </w:r>
    </w:p>
    <w:p w14:paraId="6BED60FF" w14:textId="77777777" w:rsidR="00A53E76" w:rsidRDefault="00A53E76">
      <w:pPr>
        <w:spacing w:line="259" w:lineRule="auto"/>
        <w:jc w:val="left"/>
      </w:pPr>
      <w:r>
        <w:br w:type="page"/>
      </w:r>
    </w:p>
    <w:p w14:paraId="602AAB58" w14:textId="3BEFC984" w:rsidR="004E4626" w:rsidRDefault="004E4626" w:rsidP="00A53E76">
      <w:pPr>
        <w:pStyle w:val="Heading1"/>
        <w:numPr>
          <w:ilvl w:val="0"/>
          <w:numId w:val="30"/>
        </w:numPr>
      </w:pPr>
      <w:bookmarkStart w:id="7" w:name="_Toc391277325"/>
      <w:r>
        <w:lastRenderedPageBreak/>
        <w:t>И</w:t>
      </w:r>
      <w:r w:rsidR="00A53E76">
        <w:t>сследование подходов к решению задачи декодирования сигнала в кардиомониторной системе с аудиоканалом передачи данных</w:t>
      </w:r>
      <w:bookmarkEnd w:id="7"/>
    </w:p>
    <w:p w14:paraId="0CAF1A5D" w14:textId="749A21C8" w:rsidR="00A53E76" w:rsidRPr="00A53E76" w:rsidRDefault="00A53E76" w:rsidP="00A53E76">
      <w:pPr>
        <w:pStyle w:val="Heading2"/>
        <w:numPr>
          <w:ilvl w:val="1"/>
          <w:numId w:val="30"/>
        </w:numPr>
      </w:pPr>
      <w:bookmarkStart w:id="8" w:name="_Toc391277326"/>
      <w:r>
        <w:t>Декодирование, основанное на структурных методах анализа сигнала</w:t>
      </w:r>
      <w:bookmarkEnd w:id="8"/>
    </w:p>
    <w:p w14:paraId="1DA386D4" w14:textId="77777777" w:rsidR="009C44AB" w:rsidRDefault="009C44AB" w:rsidP="009C44AB">
      <w:pPr>
        <w:ind w:firstLine="720"/>
      </w:pPr>
      <w:r>
        <w:t xml:space="preserve">Во время разработки системы имела место попытка применения алгоритма с использованием структурных методов декодирования. Алгоритм заключался в поиске локальных экстремумов и определении разницы в амплитуде сигнала в найденных точках. </w:t>
      </w:r>
    </w:p>
    <w:p w14:paraId="25784237" w14:textId="77777777" w:rsidR="009C44AB" w:rsidRDefault="009C44AB" w:rsidP="009C44AB">
      <w:pPr>
        <w:ind w:firstLine="720"/>
      </w:pPr>
      <w:r>
        <w:t xml:space="preserve">Из приведенного примера реализации видно, что из-за наличия помех, такой способ не обеспечит качественного декодирования, это подтверждается на </w:t>
      </w:r>
      <w:r>
        <w:fldChar w:fldCharType="begin"/>
      </w:r>
      <w:r>
        <w:instrText xml:space="preserve"> REF _Ref390556404 \h </w:instrText>
      </w:r>
      <w:r>
        <w:fldChar w:fldCharType="separate"/>
      </w:r>
      <w:r w:rsidR="00AD570E" w:rsidRPr="006411F2">
        <w:t xml:space="preserve">рис. </w:t>
      </w:r>
      <w:r w:rsidR="00AD570E">
        <w:rPr>
          <w:noProof/>
        </w:rPr>
        <w:t>6</w:t>
      </w:r>
      <w:r>
        <w:fldChar w:fldCharType="end"/>
      </w:r>
      <w:r>
        <w:t>, на котором изображен результат работы данного алгоритма.</w:t>
      </w:r>
    </w:p>
    <w:p w14:paraId="11911199" w14:textId="76AC7488" w:rsidR="009C44AB" w:rsidRDefault="009C44AB" w:rsidP="009C44AB">
      <w:pPr>
        <w:keepNext/>
        <w:jc w:val="center"/>
      </w:pPr>
      <w:r>
        <w:rPr>
          <w:noProof/>
          <w:highlight w:val="yellow"/>
          <w:lang w:eastAsia="ru-RU"/>
        </w:rPr>
        <w:drawing>
          <wp:inline distT="0" distB="0" distL="0" distR="0" wp14:anchorId="167EE853" wp14:editId="3C99E329">
            <wp:extent cx="5943600" cy="3348990"/>
            <wp:effectExtent l="0" t="0" r="0" b="3810"/>
            <wp:docPr id="3" name="Picture 3" descr="2014-06-17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2014-06-17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0FF810A" w14:textId="1581C7A8" w:rsidR="009C44AB" w:rsidRDefault="009C44AB" w:rsidP="009C44AB">
      <w:pPr>
        <w:pStyle w:val="Caption"/>
      </w:pPr>
      <w:r>
        <w:t>Результат работы алгоритма с применением структурных методов декодирования</w:t>
      </w:r>
    </w:p>
    <w:p w14:paraId="055CD75A" w14:textId="77777777" w:rsidR="009C44AB" w:rsidRDefault="009C44AB" w:rsidP="009C44AB">
      <w:pPr>
        <w:pStyle w:val="Caption"/>
      </w:pPr>
      <w:bookmarkStart w:id="9" w:name="_Ref390556404"/>
      <w:r w:rsidRPr="006411F2">
        <w:t xml:space="preserve">рис. </w:t>
      </w:r>
      <w:r w:rsidRPr="006411F2">
        <w:fldChar w:fldCharType="begin"/>
      </w:r>
      <w:r w:rsidRPr="006411F2">
        <w:instrText xml:space="preserve"> SEQ рис. \* ARABIC </w:instrText>
      </w:r>
      <w:r w:rsidRPr="006411F2">
        <w:fldChar w:fldCharType="separate"/>
      </w:r>
      <w:r w:rsidR="00AD570E">
        <w:rPr>
          <w:noProof/>
        </w:rPr>
        <w:t>6</w:t>
      </w:r>
      <w:r w:rsidRPr="006411F2">
        <w:fldChar w:fldCharType="end"/>
      </w:r>
      <w:bookmarkEnd w:id="9"/>
    </w:p>
    <w:p w14:paraId="55BE5715" w14:textId="77777777" w:rsidR="009C44AB" w:rsidRPr="001E7BF0" w:rsidRDefault="009C44AB" w:rsidP="009C44AB">
      <w:r>
        <w:lastRenderedPageBreak/>
        <w:tab/>
        <w:t>Из рисунка видно, что в начале выделенного участка декодированный сигнал имел кардиографическую форму, однако далее декодирование проходило некорректно.</w:t>
      </w:r>
    </w:p>
    <w:p w14:paraId="021FB419" w14:textId="77777777" w:rsidR="009C44AB" w:rsidRDefault="009C44AB" w:rsidP="009C44AB">
      <w:r w:rsidRPr="006411F2">
        <w:tab/>
        <w:t>Неудача с пр</w:t>
      </w:r>
      <w:r>
        <w:t>именением структурных методов ус</w:t>
      </w:r>
      <w:r w:rsidRPr="006411F2">
        <w:t>ложняет задачу декодирования данного сигнала и требует поиска других методов декодирования.</w:t>
      </w:r>
    </w:p>
    <w:p w14:paraId="6AABD283" w14:textId="628200AE" w:rsidR="00526F9E" w:rsidRDefault="002D5B70" w:rsidP="002D5B70">
      <w:r>
        <w:tab/>
        <w:t>Корректное решение задачи требует привлечение математического аппарата, применяемого при обработке сигналов при наличии помех. Такая</w:t>
      </w:r>
      <w:r w:rsidR="0093499B">
        <w:t xml:space="preserve"> </w:t>
      </w:r>
      <w:r>
        <w:t xml:space="preserve">постановка </w:t>
      </w:r>
      <w:r w:rsidR="0093499B">
        <w:t>задачи соответствует задаче</w:t>
      </w:r>
      <w:r w:rsidR="0093499B" w:rsidRPr="00BF5097">
        <w:t xml:space="preserve"> </w:t>
      </w:r>
      <w:r w:rsidR="0093499B" w:rsidRPr="00D52C78">
        <w:t>синтеза оптимального фильтра в условиях действия аддитивной помехи</w:t>
      </w:r>
      <w:r w:rsidR="0093499B">
        <w:t>, общее решение которой основывается на соотношениях</w:t>
      </w:r>
      <w:r>
        <w:t>, приведенных в следующем разделе</w:t>
      </w:r>
      <w:r w:rsidR="0093499B">
        <w:t>.</w:t>
      </w:r>
    </w:p>
    <w:p w14:paraId="0DA6291F" w14:textId="24A0C0A7" w:rsidR="00A53E76" w:rsidRDefault="00A258FD" w:rsidP="00A53E76">
      <w:pPr>
        <w:pStyle w:val="Heading2"/>
        <w:numPr>
          <w:ilvl w:val="1"/>
          <w:numId w:val="30"/>
        </w:numPr>
      </w:pPr>
      <w:bookmarkStart w:id="10" w:name="_Toc391277327"/>
      <w:r>
        <w:t>Согласованный фильтр</w:t>
      </w:r>
      <w:bookmarkEnd w:id="10"/>
    </w:p>
    <w:p w14:paraId="10102F68" w14:textId="6F48DE28" w:rsidR="000A783A" w:rsidRPr="001176C3" w:rsidRDefault="000A783A" w:rsidP="0097724B">
      <w:pPr>
        <w:ind w:firstLine="720"/>
      </w:pPr>
      <w:r w:rsidRPr="001176C3">
        <w:t xml:space="preserve">Для </w:t>
      </w:r>
      <w:r w:rsidR="00E1053C">
        <w:t>решения задачи, поставленной в данной работе,</w:t>
      </w:r>
      <w:r w:rsidRPr="001176C3">
        <w:t xml:space="preserve"> </w:t>
      </w:r>
      <w:r w:rsidR="00E1053C">
        <w:t>главный</w:t>
      </w:r>
      <w:r w:rsidRPr="001176C3">
        <w:t xml:space="preserve"> интерес представляет возможность ослабления вредного действия помехи с помощью линейной фильтрации, основанной на использовании линейных частотных фильтров</w:t>
      </w:r>
      <w:r w:rsidR="0097724B" w:rsidRPr="0097724B">
        <w:t>[</w:t>
      </w:r>
      <w:r w:rsidR="0097724B">
        <w:fldChar w:fldCharType="begin"/>
      </w:r>
      <w:r w:rsidR="0097724B">
        <w:instrText xml:space="preserve"> REF _Ref390882750 \r \h </w:instrText>
      </w:r>
      <w:r w:rsidR="0097724B">
        <w:fldChar w:fldCharType="separate"/>
      </w:r>
      <w:r w:rsidR="00AD570E">
        <w:t>1</w:t>
      </w:r>
      <w:r w:rsidR="0097724B">
        <w:fldChar w:fldCharType="end"/>
      </w:r>
      <w:r w:rsidR="0097724B" w:rsidRPr="0097724B">
        <w:t>]</w:t>
      </w:r>
      <w:r w:rsidRPr="001176C3">
        <w:t xml:space="preserve">. </w:t>
      </w:r>
    </w:p>
    <w:p w14:paraId="4B21B90A" w14:textId="7916D61B" w:rsidR="000A783A" w:rsidRPr="001176C3" w:rsidRDefault="00E1053C" w:rsidP="006459F1">
      <w:pPr>
        <w:ind w:firstLine="720"/>
      </w:pPr>
      <w:r>
        <w:t>Основные результаты в</w:t>
      </w:r>
      <w:r w:rsidR="000A783A" w:rsidRPr="001176C3">
        <w:t xml:space="preserve"> теории и практике линейной фильтрации связан</w:t>
      </w:r>
      <w:r>
        <w:t>ы</w:t>
      </w:r>
      <w:r w:rsidR="000A783A" w:rsidRPr="001176C3">
        <w:t xml:space="preserve"> с появлением работ Н. Винера, А. Н. Колмогорова, В. А. Котельникова и других ученых, которые поставили и решили задачу синтеза фильтра, оптимального в определенном смысле для приема заданного сигнала, действующего на фоне помехи с заданными статистическими характеристиками.</w:t>
      </w:r>
    </w:p>
    <w:p w14:paraId="67C4985C" w14:textId="1C52DA4A" w:rsidR="000A783A" w:rsidRDefault="000A783A" w:rsidP="006459F1">
      <w:pPr>
        <w:ind w:firstLine="720"/>
      </w:pPr>
      <w:r w:rsidRPr="001176C3">
        <w:t xml:space="preserve">В </w:t>
      </w:r>
      <w:r w:rsidR="006459F1">
        <w:t>зависимости от решаемой задачи -</w:t>
      </w:r>
      <w:r w:rsidRPr="001176C3">
        <w:t xml:space="preserve"> обнаружение сигнала, измерение его параметров или ра</w:t>
      </w:r>
      <w:r w:rsidR="006459F1">
        <w:t>зрешение (различение) сигналов -</w:t>
      </w:r>
      <w:r w:rsidRPr="001176C3">
        <w:t xml:space="preserve"> критерии оптимальности могут быть разными. Для задачи обнаружения сигналов в шумах</w:t>
      </w:r>
      <w:r w:rsidR="00B04C3A">
        <w:t>, которую необходимо решать при реализации алгоритма декодирования сигнала кардиомонитора,</w:t>
      </w:r>
      <w:r w:rsidRPr="001176C3">
        <w:t xml:space="preserve"> </w:t>
      </w:r>
      <w:r w:rsidR="00B04C3A">
        <w:t xml:space="preserve">представляется целесообразным </w:t>
      </w:r>
      <w:r w:rsidR="00B04C3A">
        <w:lastRenderedPageBreak/>
        <w:t>использовать стандартный</w:t>
      </w:r>
      <w:r w:rsidRPr="001176C3">
        <w:t xml:space="preserve"> критерий максимума отношения сигнал-помеха на выходе фильтра. В настоящей </w:t>
      </w:r>
      <w:r w:rsidR="0097724B" w:rsidRPr="00B652E0">
        <w:t>работе</w:t>
      </w:r>
      <w:r w:rsidRPr="001176C3">
        <w:t xml:space="preserve"> рассматриваются только такие фильтры.</w:t>
      </w:r>
    </w:p>
    <w:p w14:paraId="24E77891" w14:textId="397D5BF2" w:rsidR="006459F1" w:rsidRDefault="000A783A" w:rsidP="006459F1">
      <w:pPr>
        <w:ind w:firstLine="720"/>
      </w:pPr>
      <w:r>
        <w:t xml:space="preserve">Требования к фильтру, максимизирующему отношение сигнал-помеха, </w:t>
      </w:r>
      <w:r w:rsidR="009B4C65">
        <w:t>как известно, формулирую</w:t>
      </w:r>
      <w:r w:rsidR="00374BE9">
        <w:t>т</w:t>
      </w:r>
      <w:r w:rsidR="009B4C65">
        <w:t>ся</w:t>
      </w:r>
      <w:r w:rsidR="006459F1">
        <w:t xml:space="preserve"> следующим образом: </w:t>
      </w:r>
    </w:p>
    <w:p w14:paraId="2B5B7203" w14:textId="77777777" w:rsidR="006459F1" w:rsidRDefault="006459F1" w:rsidP="006459F1">
      <w:pPr>
        <w:pStyle w:val="ListParagraph"/>
        <w:numPr>
          <w:ilvl w:val="0"/>
          <w:numId w:val="14"/>
        </w:numPr>
      </w:pPr>
      <w:r>
        <w:t>Н</w:t>
      </w:r>
      <w:r w:rsidR="000A783A">
        <w:t>а</w:t>
      </w:r>
      <w:r>
        <w:t xml:space="preserve"> </w:t>
      </w:r>
      <w:r w:rsidR="000A783A">
        <w:t xml:space="preserve">вход линейного четырехполосника с постоянными параметрами и передаточной функцией </w:t>
      </w:r>
      <w:r w:rsidR="000A783A" w:rsidRPr="00A258FD">
        <w:t>K(iω)</w:t>
      </w:r>
      <w:r w:rsidR="000A783A" w:rsidRPr="006459F1">
        <w:rPr>
          <w:b/>
        </w:rPr>
        <w:t xml:space="preserve"> </w:t>
      </w:r>
      <w:r w:rsidR="000A783A">
        <w:t xml:space="preserve">подается аддитивная смесь сигнала </w:t>
      </w:r>
      <w:r w:rsidR="000A783A" w:rsidRPr="00A258FD">
        <w:t>s(t)</w:t>
      </w:r>
      <w:r w:rsidR="000A783A" w:rsidRPr="006459F1">
        <w:rPr>
          <w:b/>
        </w:rPr>
        <w:t xml:space="preserve"> </w:t>
      </w:r>
      <w:r w:rsidR="000A783A">
        <w:t xml:space="preserve">и шума </w:t>
      </w:r>
      <w:r w:rsidR="000A783A" w:rsidRPr="00A258FD">
        <w:t>n(t)</w:t>
      </w:r>
      <w:r w:rsidR="000A783A">
        <w:t xml:space="preserve"> (</w:t>
      </w:r>
      <w:r w:rsidR="000A783A">
        <w:fldChar w:fldCharType="begin"/>
      </w:r>
      <w:r w:rsidR="000A783A">
        <w:instrText xml:space="preserve"> REF _Ref388917788 \h </w:instrText>
      </w:r>
      <w:r w:rsidR="000A783A">
        <w:fldChar w:fldCharType="separate"/>
      </w:r>
      <w:r w:rsidR="00AD570E" w:rsidRPr="001176C3">
        <w:t xml:space="preserve">рис. </w:t>
      </w:r>
      <w:r w:rsidR="00AD570E">
        <w:rPr>
          <w:noProof/>
        </w:rPr>
        <w:t>7</w:t>
      </w:r>
      <w:r w:rsidR="000A783A">
        <w:fldChar w:fldCharType="end"/>
      </w:r>
      <w:r>
        <w:t>).</w:t>
      </w:r>
    </w:p>
    <w:p w14:paraId="049CB621" w14:textId="77777777" w:rsidR="006459F1" w:rsidRDefault="000A783A" w:rsidP="006459F1">
      <w:pPr>
        <w:pStyle w:val="ListParagraph"/>
        <w:numPr>
          <w:ilvl w:val="0"/>
          <w:numId w:val="14"/>
        </w:numPr>
      </w:pPr>
      <w:r w:rsidRPr="001176C3">
        <w:t xml:space="preserve">Сигнал полностью известен; это означает, что заданы его форма и положение на оси времени. </w:t>
      </w:r>
    </w:p>
    <w:p w14:paraId="287A5468" w14:textId="77777777" w:rsidR="006459F1" w:rsidRDefault="000A783A" w:rsidP="006459F1">
      <w:pPr>
        <w:pStyle w:val="ListParagraph"/>
        <w:numPr>
          <w:ilvl w:val="0"/>
          <w:numId w:val="14"/>
        </w:numPr>
      </w:pPr>
      <w:r w:rsidRPr="001176C3">
        <w:t xml:space="preserve">Шум представляет собой случайный процесс с заданными статистическими характеристиками. </w:t>
      </w:r>
    </w:p>
    <w:p w14:paraId="2A0D3D5B" w14:textId="2D931323" w:rsidR="00830436" w:rsidRPr="00830436" w:rsidRDefault="000A783A" w:rsidP="00830436">
      <w:pPr>
        <w:pStyle w:val="ListParagraph"/>
        <w:numPr>
          <w:ilvl w:val="0"/>
          <w:numId w:val="14"/>
        </w:numPr>
        <w:rPr>
          <w:b/>
        </w:rPr>
      </w:pPr>
      <w:r w:rsidRPr="001176C3">
        <w:t xml:space="preserve">Требуется синтезировать фильтр, обеспечивающий получение на выходе наибольшего возможного отношения пикового значения сигнала к среднеквадратическому значению шума. При этом не ставится условие сохранения формы сигнала, так как для обнаружения его в шумах форма значения не имеет. </w:t>
      </w:r>
    </w:p>
    <w:p w14:paraId="3BB13B23" w14:textId="2DCEE0C7" w:rsidR="000A783A" w:rsidRDefault="000A783A" w:rsidP="00830436">
      <w:pPr>
        <w:pStyle w:val="ListParagraph"/>
        <w:ind w:left="0" w:firstLine="360"/>
        <w:rPr>
          <w:b/>
        </w:rPr>
      </w:pPr>
      <w:r w:rsidRPr="00266B8D">
        <w:t xml:space="preserve">Под синтезом фильтра </w:t>
      </w:r>
      <w:r w:rsidR="00950323">
        <w:t>понимается</w:t>
      </w:r>
      <w:r w:rsidRPr="00266B8D">
        <w:t xml:space="preserve"> отыскание передаточной функции физически осуществимого фильтра, обеспечивающего максимизацию отнош</w:t>
      </w:r>
      <w:r w:rsidR="00950323">
        <w:t>ения сигнал-помеха. Передаточная функция</w:t>
      </w:r>
      <w:r w:rsidRPr="00266B8D">
        <w:t xml:space="preserve"> </w:t>
      </w:r>
      <w:r w:rsidR="00950323">
        <w:t>представляется</w:t>
      </w:r>
      <w:r w:rsidRPr="00266B8D">
        <w:t xml:space="preserve"> в форме </w:t>
      </w:r>
      <w:r w:rsidRPr="00950323">
        <w:t>K(iω) = K(ω) e</w:t>
      </w:r>
      <w:r w:rsidRPr="00950323">
        <w:rPr>
          <w:vertAlign w:val="superscript"/>
        </w:rPr>
        <w:t>iφ</w:t>
      </w:r>
      <w:r w:rsidRPr="00950323">
        <w:rPr>
          <w:vertAlign w:val="subscript"/>
        </w:rPr>
        <w:t>k</w:t>
      </w:r>
      <w:r w:rsidRPr="00950323">
        <w:rPr>
          <w:vertAlign w:val="superscript"/>
        </w:rPr>
        <w:t>(ω)</w:t>
      </w:r>
      <w:r w:rsidRPr="00950323">
        <w:t>.</w:t>
      </w:r>
    </w:p>
    <w:p w14:paraId="707E0A8D" w14:textId="77777777" w:rsidR="00B834D2" w:rsidRDefault="00B834D2" w:rsidP="00B834D2">
      <w:pPr>
        <w:jc w:val="center"/>
      </w:pPr>
      <w:r>
        <w:rPr>
          <w:noProof/>
          <w:lang w:eastAsia="ru-RU"/>
        </w:rPr>
        <w:drawing>
          <wp:inline distT="0" distB="0" distL="0" distR="0" wp14:anchorId="2D31D8C0" wp14:editId="6C550FF2">
            <wp:extent cx="2355215" cy="629920"/>
            <wp:effectExtent l="0" t="0" r="6985" b="0"/>
            <wp:docPr id="1" name="Picture 1" descr="http://stu.sernam.ru/archive/arch.php?path=../htm/book_g_rts/files.book&amp;file=g_rts_141.files/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u.sernam.ru/archive/arch.php?path=../htm/book_g_rts/files.book&amp;file=g_rts_141.files/image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5215" cy="629920"/>
                    </a:xfrm>
                    <a:prstGeom prst="rect">
                      <a:avLst/>
                    </a:prstGeom>
                    <a:noFill/>
                    <a:ln>
                      <a:noFill/>
                    </a:ln>
                  </pic:spPr>
                </pic:pic>
              </a:graphicData>
            </a:graphic>
          </wp:inline>
        </w:drawing>
      </w:r>
    </w:p>
    <w:p w14:paraId="2E67A65B" w14:textId="77777777" w:rsidR="00B834D2" w:rsidRDefault="00B834D2" w:rsidP="00B834D2">
      <w:pPr>
        <w:pStyle w:val="Caption"/>
      </w:pPr>
      <w:bookmarkStart w:id="11" w:name="_Ref388917749"/>
      <w:r>
        <w:t>Воздействие сигнала и помехи на линейный четырехполосник</w:t>
      </w:r>
    </w:p>
    <w:p w14:paraId="5965B086" w14:textId="77777777" w:rsidR="00B834D2" w:rsidRPr="001176C3" w:rsidRDefault="00B834D2" w:rsidP="00B834D2">
      <w:pPr>
        <w:pStyle w:val="Caption"/>
      </w:pPr>
      <w:bookmarkStart w:id="12" w:name="_Ref388917788"/>
      <w:r w:rsidRPr="001176C3">
        <w:t xml:space="preserve">рис. </w:t>
      </w:r>
      <w:r>
        <w:fldChar w:fldCharType="begin"/>
      </w:r>
      <w:r w:rsidRPr="001176C3">
        <w:instrText xml:space="preserve"> </w:instrText>
      </w:r>
      <w:r>
        <w:instrText>SEQ</w:instrText>
      </w:r>
      <w:r w:rsidRPr="001176C3">
        <w:instrText xml:space="preserve"> рис. \* </w:instrText>
      </w:r>
      <w:r>
        <w:instrText>ARABIC</w:instrText>
      </w:r>
      <w:r w:rsidRPr="001176C3">
        <w:instrText xml:space="preserve"> </w:instrText>
      </w:r>
      <w:r>
        <w:fldChar w:fldCharType="separate"/>
      </w:r>
      <w:r w:rsidR="00AD570E">
        <w:rPr>
          <w:noProof/>
        </w:rPr>
        <w:t>7</w:t>
      </w:r>
      <w:r>
        <w:fldChar w:fldCharType="end"/>
      </w:r>
      <w:bookmarkEnd w:id="11"/>
      <w:bookmarkEnd w:id="12"/>
    </w:p>
    <w:p w14:paraId="19368070" w14:textId="5FB3091D" w:rsidR="000A783A" w:rsidRPr="00950323" w:rsidRDefault="006459F1" w:rsidP="006459F1">
      <w:pPr>
        <w:ind w:firstLine="720"/>
      </w:pPr>
      <w:r>
        <w:t>Таким образом, з</w:t>
      </w:r>
      <w:r w:rsidR="000A783A">
        <w:t xml:space="preserve">адача сводится к отысканию АЧХ </w:t>
      </w:r>
      <w:r w:rsidR="000A783A" w:rsidRPr="00950323">
        <w:t>K(ω)</w:t>
      </w:r>
      <w:r w:rsidR="000A783A">
        <w:rPr>
          <w:b/>
        </w:rPr>
        <w:t xml:space="preserve"> </w:t>
      </w:r>
      <w:r w:rsidR="00897B9A">
        <w:t>и ФЧХ</w:t>
      </w:r>
      <w:r w:rsidR="00950323">
        <w:t xml:space="preserve"> </w:t>
      </w:r>
      <w:r w:rsidR="00950323" w:rsidRPr="00950323">
        <w:rPr>
          <w:vertAlign w:val="superscript"/>
        </w:rPr>
        <w:t>φ</w:t>
      </w:r>
      <w:r w:rsidR="000A783A" w:rsidRPr="00950323">
        <w:rPr>
          <w:vertAlign w:val="subscript"/>
        </w:rPr>
        <w:t>k</w:t>
      </w:r>
      <w:r w:rsidR="000A783A" w:rsidRPr="00950323">
        <w:t>(ω)</w:t>
      </w:r>
      <w:r w:rsidR="000A783A">
        <w:rPr>
          <w:b/>
        </w:rPr>
        <w:t xml:space="preserve"> </w:t>
      </w:r>
      <w:r w:rsidR="000A783A">
        <w:t>оптимального фильтра. Наиболее просто эта задача решается</w:t>
      </w:r>
      <w:r w:rsidR="003A759E">
        <w:t xml:space="preserve"> для сигнала, дей</w:t>
      </w:r>
      <w:r w:rsidR="000A783A">
        <w:t xml:space="preserve">ствующего на фоне белого шума с равномерным спектром </w:t>
      </w:r>
      <w:r w:rsidR="000A783A" w:rsidRPr="00950323">
        <w:t>W(ω) = W</w:t>
      </w:r>
      <w:r w:rsidR="000A783A" w:rsidRPr="00950323">
        <w:rPr>
          <w:vertAlign w:val="subscript"/>
        </w:rPr>
        <w:t>0</w:t>
      </w:r>
      <w:r w:rsidR="000A783A" w:rsidRPr="00950323">
        <w:t xml:space="preserve"> = const.</w:t>
      </w:r>
    </w:p>
    <w:p w14:paraId="608985C0" w14:textId="1F422103" w:rsidR="000A783A" w:rsidRDefault="00374BE9" w:rsidP="003A759E">
      <w:pPr>
        <w:ind w:firstLine="720"/>
      </w:pPr>
      <w:r>
        <w:lastRenderedPageBreak/>
        <w:t>Сигнал в фик</w:t>
      </w:r>
      <w:r w:rsidR="000A783A">
        <w:t>сированный момент времени t</w:t>
      </w:r>
      <w:r w:rsidR="000A783A" w:rsidRPr="00266B8D">
        <w:rPr>
          <w:vertAlign w:val="subscript"/>
        </w:rPr>
        <w:t>0</w:t>
      </w:r>
      <w:r w:rsidR="000A783A" w:rsidRPr="00266B8D">
        <w:t xml:space="preserve"> </w:t>
      </w:r>
      <w:r w:rsidR="00E0663E">
        <w:t>определяется</w:t>
      </w:r>
      <w:r w:rsidR="000A783A">
        <w:t xml:space="preserve"> общим выражением</w:t>
      </w:r>
    </w:p>
    <w:p w14:paraId="16DD0E1D" w14:textId="33A65A6A" w:rsidR="000A783A" w:rsidRDefault="000C4E5F" w:rsidP="003A759E">
      <w:pPr>
        <w:jc w:val="center"/>
      </w:pPr>
      <m:oMath>
        <m:sSub>
          <m:sSubPr>
            <m:ctrlPr>
              <w:rPr>
                <w:rFonts w:ascii="Cambria Math" w:hAnsi="Cambria Math"/>
              </w:rPr>
            </m:ctrlPr>
          </m:sSubPr>
          <m:e>
            <m:r>
              <w:rPr>
                <w:rFonts w:ascii="Cambria Math" w:hAnsi="Cambria Math"/>
              </w:rPr>
              <m:t>s</m:t>
            </m:r>
          </m:e>
          <m:sub>
            <m:r>
              <m:rPr>
                <m:sty m:val="p"/>
              </m:rPr>
              <w:rPr>
                <w:rFonts w:ascii="Cambria Math" w:hAnsi="Cambria Math"/>
              </w:rPr>
              <m:t>вых</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S</m:t>
            </m:r>
            <m:d>
              <m:dPr>
                <m:ctrlPr>
                  <w:rPr>
                    <w:rFonts w:ascii="Cambria Math" w:hAnsi="Cambria Math"/>
                  </w:rPr>
                </m:ctrlPr>
              </m:dPr>
              <m:e>
                <m:r>
                  <w:rPr>
                    <w:rFonts w:ascii="Cambria Math" w:hAnsi="Cambria Math"/>
                  </w:rPr>
                  <m:t>ω</m:t>
                </m:r>
              </m:e>
            </m:d>
            <m:r>
              <w:rPr>
                <w:rFonts w:ascii="Cambria Math" w:hAnsi="Cambria Math"/>
              </w:rPr>
              <m:t>K</m:t>
            </m:r>
            <m:d>
              <m:dPr>
                <m:ctrlPr>
                  <w:rPr>
                    <w:rFonts w:ascii="Cambria Math" w:hAnsi="Cambria Math"/>
                  </w:rPr>
                </m:ctrlPr>
              </m:dPr>
              <m:e>
                <m:r>
                  <w:rPr>
                    <w:rFonts w:ascii="Cambria Math" w:hAnsi="Cambria Math"/>
                  </w:rPr>
                  <m:t>iω</m:t>
                </m:r>
              </m:e>
            </m:d>
            <m:sSup>
              <m:sSupPr>
                <m:ctrlPr>
                  <w:rPr>
                    <w:rFonts w:ascii="Cambria Math" w:hAnsi="Cambria Math"/>
                  </w:rPr>
                </m:ctrlPr>
              </m:sSupPr>
              <m:e>
                <m:r>
                  <w:rPr>
                    <w:rFonts w:ascii="Cambria Math" w:hAnsi="Cambria Math"/>
                  </w:rPr>
                  <m:t>e</m:t>
                </m:r>
              </m:e>
              <m:sup>
                <m:r>
                  <w:rPr>
                    <w:rFonts w:ascii="Cambria Math" w:hAnsi="Cambria Math"/>
                  </w:rPr>
                  <m:t>iω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p>
            </m:sSup>
            <m:r>
              <w:rPr>
                <w:rFonts w:ascii="Cambria Math" w:hAnsi="Cambria Math"/>
              </w:rPr>
              <m:t>dω</m:t>
            </m:r>
            <m:r>
              <m:rPr>
                <m:sty m:val="p"/>
              </m:rPr>
              <w:rPr>
                <w:rFonts w:ascii="Cambria Math" w:hAnsi="Cambria Math"/>
              </w:rPr>
              <m:t>=</m:t>
            </m:r>
          </m:e>
        </m:nary>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S</m:t>
            </m:r>
            <m:d>
              <m:dPr>
                <m:ctrlPr>
                  <w:rPr>
                    <w:rFonts w:ascii="Cambria Math" w:hAnsi="Cambria Math"/>
                  </w:rPr>
                </m:ctrlPr>
              </m:dPr>
              <m:e>
                <m:r>
                  <w:rPr>
                    <w:rFonts w:ascii="Cambria Math" w:hAnsi="Cambria Math"/>
                  </w:rPr>
                  <m:t>ω</m:t>
                </m:r>
              </m:e>
            </m:d>
            <m:r>
              <w:rPr>
                <w:rFonts w:ascii="Cambria Math" w:hAnsi="Cambria Math"/>
              </w:rPr>
              <m:t>K</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d>
                  <m:dPr>
                    <m:ctrlPr>
                      <w:rPr>
                        <w:rFonts w:ascii="Cambria Math" w:hAnsi="Cambria Math"/>
                      </w:rPr>
                    </m:ctrlPr>
                  </m:dPr>
                  <m:e>
                    <m:r>
                      <w:rPr>
                        <w:rFonts w:ascii="Cambria Math" w:hAnsi="Cambria Math"/>
                      </w:rPr>
                      <m:t>ω</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up>
            </m:sSup>
          </m:e>
        </m:nary>
      </m:oMath>
      <w:r w:rsidR="00E0663E">
        <w:rPr>
          <w:rFonts w:eastAsiaTheme="minorEastAsia"/>
        </w:rPr>
        <w:tab/>
        <w:t>(1)</w:t>
      </w:r>
    </w:p>
    <w:p w14:paraId="12F4E75B" w14:textId="77777777" w:rsidR="000A783A" w:rsidRDefault="000A783A" w:rsidP="000A783A">
      <w:r>
        <w:t xml:space="preserve">а среднеквадратическое значение помехи – выражением </w:t>
      </w:r>
    </w:p>
    <w:p w14:paraId="585C5670" w14:textId="25D3E007" w:rsidR="000A783A" w:rsidRPr="00164315" w:rsidRDefault="000C4E5F" w:rsidP="00E0663E">
      <w:pPr>
        <w:jc w:val="center"/>
        <w:rPr>
          <w:rFonts w:eastAsiaTheme="minorEastAsia"/>
        </w:rPr>
      </w:pPr>
      <m:oMath>
        <m:sSub>
          <m:sSubPr>
            <m:ctrlPr>
              <w:rPr>
                <w:rFonts w:ascii="Cambria Math" w:hAnsi="Cambria Math"/>
              </w:rPr>
            </m:ctrlPr>
          </m:sSubPr>
          <m:e>
            <m:r>
              <w:rPr>
                <w:rFonts w:ascii="Cambria Math" w:hAnsi="Cambria Math"/>
              </w:rPr>
              <m:t>σ</m:t>
            </m:r>
          </m:e>
          <m:sub>
            <m:r>
              <m:rPr>
                <m:sty m:val="p"/>
              </m:rPr>
              <w:rPr>
                <w:rFonts w:ascii="Cambria Math" w:hAnsi="Cambria Math"/>
              </w:rPr>
              <m:t>вых</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W</m:t>
                </m:r>
                <m:r>
                  <m:rPr>
                    <m:sty m:val="p"/>
                  </m:rPr>
                  <w:rPr>
                    <w:rFonts w:ascii="Cambria Math" w:hAnsi="Cambria Math"/>
                  </w:rPr>
                  <m:t>(</m:t>
                </m:r>
                <m:r>
                  <w:rPr>
                    <w:rFonts w:ascii="Cambria Math" w:hAnsi="Cambria Math"/>
                  </w:rPr>
                  <m:t>ω</m:t>
                </m:r>
              </m:e>
            </m:nary>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m:t>
            </m:r>
            <m:r>
              <w:rPr>
                <w:rFonts w:ascii="Cambria Math" w:hAnsi="Cambria Math"/>
              </w:rPr>
              <m:t>ω</m:t>
            </m:r>
            <m:r>
              <m:rPr>
                <m:sty m:val="p"/>
              </m:rPr>
              <w:rPr>
                <w:rFonts w:ascii="Cambria Math" w:hAnsi="Cambria Math"/>
              </w:rPr>
              <m:t>)</m:t>
            </m:r>
            <m:r>
              <w:rPr>
                <w:rFonts w:ascii="Cambria Math" w:hAnsi="Cambria Math"/>
              </w:rPr>
              <m:t>dω</m:t>
            </m:r>
            <m:r>
              <m:rPr>
                <m:sty m:val="p"/>
              </m:rPr>
              <w:rPr>
                <w:rFonts w:ascii="Cambria Math" w:hAnsi="Cambria Math"/>
              </w:rPr>
              <m:t>)</m:t>
            </m:r>
          </m:e>
          <m:sup>
            <m:r>
              <m:rPr>
                <m:sty m:val="p"/>
              </m:rPr>
              <w:rPr>
                <w:rFonts w:ascii="Cambria Math" w:hAnsi="Cambria Math"/>
              </w:rPr>
              <m:t>1/2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eastAsiaTheme="minorEastAsia" w:hAnsi="Cambria Math"/>
                      </w:rPr>
                      <m:t>0</m:t>
                    </m:r>
                  </m:sub>
                </m:sSub>
              </m:num>
              <m:den>
                <m:r>
                  <m:rPr>
                    <m:sty m:val="p"/>
                  </m:rPr>
                  <w:rPr>
                    <w:rFonts w:ascii="Cambria Math" w:eastAsiaTheme="minorEastAsia" w:hAnsi="Cambria Math"/>
                  </w:rPr>
                  <m:t>2</m:t>
                </m:r>
                <m:r>
                  <w:rPr>
                    <w:rFonts w:ascii="Cambria Math" w:eastAsiaTheme="minorEastAsia" w:hAnsi="Cambria Math"/>
                  </w:rPr>
                  <m:t>π</m:t>
                </m:r>
              </m:den>
            </m:f>
            <m:nary>
              <m:naryPr>
                <m:limLoc m:val="subSup"/>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m:t>
                </m:r>
              </m:sup>
              <m:e>
                <m:sSup>
                  <m:sSupPr>
                    <m:ctrlPr>
                      <w:rPr>
                        <w:rFonts w:ascii="Cambria Math" w:eastAsiaTheme="minorEastAsia" w:hAnsi="Cambria Math"/>
                      </w:rPr>
                    </m:ctrlPr>
                  </m:sSupPr>
                  <m:e>
                    <m:r>
                      <w:rPr>
                        <w:rFonts w:ascii="Cambria Math" w:hAnsi="Cambria Math"/>
                      </w:rPr>
                      <m:t>K</m:t>
                    </m:r>
                  </m:e>
                  <m:sup>
                    <m:r>
                      <m:rPr>
                        <m:sty m:val="p"/>
                      </m:rPr>
                      <w:rPr>
                        <w:rFonts w:ascii="Cambria Math" w:hAnsi="Cambria Math"/>
                      </w:rPr>
                      <m:t>2</m:t>
                    </m:r>
                  </m:sup>
                </m:sSup>
                <m:d>
                  <m:dPr>
                    <m:ctrlPr>
                      <w:rPr>
                        <w:rFonts w:ascii="Cambria Math" w:eastAsiaTheme="minorEastAsia" w:hAnsi="Cambria Math"/>
                      </w:rPr>
                    </m:ctrlPr>
                  </m:dPr>
                  <m:e>
                    <m:r>
                      <w:rPr>
                        <w:rFonts w:ascii="Cambria Math" w:eastAsiaTheme="minorEastAsia" w:hAnsi="Cambria Math"/>
                      </w:rPr>
                      <m:t>ω</m:t>
                    </m:r>
                  </m:e>
                </m:d>
                <m:r>
                  <w:rPr>
                    <w:rFonts w:ascii="Cambria Math" w:eastAsiaTheme="minorEastAsia" w:hAnsi="Cambria Math"/>
                  </w:rPr>
                  <m:t>dω</m:t>
                </m:r>
                <m:r>
                  <m:rPr>
                    <m:sty m:val="p"/>
                  </m:rPr>
                  <w:rPr>
                    <w:rFonts w:ascii="Cambria Math" w:eastAsiaTheme="minorEastAsia" w:hAnsi="Cambria Math"/>
                  </w:rPr>
                  <m:t>)</m:t>
                </m:r>
              </m:e>
            </m:nary>
          </m:e>
          <m:sup>
            <m:r>
              <m:rPr>
                <m:sty m:val="p"/>
              </m:rPr>
              <w:rPr>
                <w:rFonts w:ascii="Cambria Math" w:eastAsiaTheme="minorEastAsia" w:hAnsi="Cambria Math"/>
              </w:rPr>
              <m:t>1/2</m:t>
            </m:r>
          </m:sup>
        </m:sSup>
      </m:oMath>
      <w:r w:rsidR="00E0663E">
        <w:rPr>
          <w:rFonts w:eastAsiaTheme="minorEastAsia"/>
        </w:rPr>
        <w:tab/>
        <w:t>(2)</w:t>
      </w:r>
    </w:p>
    <w:p w14:paraId="696CF25B" w14:textId="52073D1A" w:rsidR="000A783A" w:rsidRDefault="000A783A" w:rsidP="003A759E">
      <w:pPr>
        <w:ind w:firstLine="720"/>
      </w:pPr>
      <w:r>
        <w:t>В</w:t>
      </w:r>
      <w:r w:rsidRPr="00AD570E">
        <w:t xml:space="preserve"> </w:t>
      </w:r>
      <w:r w:rsidR="00E0663E" w:rsidRPr="00AD570E">
        <w:t>(1)</w:t>
      </w:r>
      <w:r w:rsidRPr="00AD570E">
        <w:t xml:space="preserve"> </w:t>
      </w:r>
      <w:r w:rsidRPr="00E0663E">
        <w:t>S(ω)=S(ω)e</w:t>
      </w:r>
      <w:r w:rsidRPr="00E0663E">
        <w:rPr>
          <w:vertAlign w:val="superscript"/>
        </w:rPr>
        <w:t>iθs(ω)</w:t>
      </w:r>
      <w:r w:rsidR="00E0663E">
        <w:rPr>
          <w:vertAlign w:val="superscript"/>
        </w:rPr>
        <w:t xml:space="preserve"> </w:t>
      </w:r>
      <w:r w:rsidRPr="00164315">
        <w:t xml:space="preserve">– спектральная </w:t>
      </w:r>
      <w:r>
        <w:t xml:space="preserve">плотность входного сигнала </w:t>
      </w:r>
      <w:r w:rsidRPr="00E0663E">
        <w:t>s(t),</w:t>
      </w:r>
      <w:r>
        <w:t xml:space="preserve"> а под t</w:t>
      </w:r>
      <w:r w:rsidRPr="00164315">
        <w:rPr>
          <w:vertAlign w:val="subscript"/>
        </w:rPr>
        <w:t>0</w:t>
      </w:r>
      <w:r w:rsidRPr="00164315">
        <w:t xml:space="preserve"> </w:t>
      </w:r>
      <w:r>
        <w:t xml:space="preserve">подразумевается момент времени (пока </w:t>
      </w:r>
      <w:r w:rsidR="003A759E">
        <w:t>еще не определенный), соответствующ</w:t>
      </w:r>
      <w:r>
        <w:t xml:space="preserve">ий максимуму (пику) сигнала на входе фильтра. </w:t>
      </w:r>
      <w:r w:rsidR="00374BE9">
        <w:t>И</w:t>
      </w:r>
      <w:commentRangeStart w:id="13"/>
      <w:r w:rsidRPr="00164315">
        <w:t>з простых представлений очевидно, что для образования пика требуется использование всей энергии сигнала, а это возможно не ранее окончания действия входного сигнала.</w:t>
      </w:r>
      <w:commentRangeEnd w:id="13"/>
      <w:r w:rsidR="003A759E">
        <w:rPr>
          <w:rStyle w:val="CommentReference"/>
        </w:rPr>
        <w:commentReference w:id="13"/>
      </w:r>
    </w:p>
    <w:p w14:paraId="139A8DF0" w14:textId="77777777" w:rsidR="000A783A" w:rsidRDefault="000A783A" w:rsidP="003A759E">
      <w:pPr>
        <w:ind w:firstLine="720"/>
      </w:pPr>
      <w:r>
        <w:t>Иными словами, t</w:t>
      </w:r>
      <w:r w:rsidRPr="00164315">
        <w:rPr>
          <w:vertAlign w:val="subscript"/>
        </w:rPr>
        <w:t>0</w:t>
      </w:r>
      <w:r w:rsidRPr="00164315">
        <w:t xml:space="preserve"> </w:t>
      </w:r>
      <w:r>
        <w:t>не может быть раньше момента окончания сигнала.</w:t>
      </w:r>
    </w:p>
    <w:p w14:paraId="75150C12" w14:textId="2FA5A108" w:rsidR="00E0663E" w:rsidRDefault="00E0663E" w:rsidP="00E0663E">
      <w:pPr>
        <w:ind w:firstLine="720"/>
      </w:pPr>
      <w:r>
        <w:t xml:space="preserve">Показано </w:t>
      </w:r>
      <w:r w:rsidRPr="00E0663E">
        <w:t>[1]</w:t>
      </w:r>
      <w:r>
        <w:t>, что</w:t>
      </w:r>
      <w:r w:rsidR="000A783A">
        <w:t xml:space="preserve"> соотношение</w:t>
      </w:r>
      <w:r>
        <w:t xml:space="preserve"> сигнал помеха (3)</w:t>
      </w:r>
    </w:p>
    <w:p w14:paraId="68EEA67E" w14:textId="437D0E97" w:rsidR="000A783A" w:rsidRDefault="000C4E5F" w:rsidP="00E0663E">
      <w:pPr>
        <w:ind w:firstLine="720"/>
        <w:jc w:val="center"/>
        <w:rPr>
          <w:rFonts w:eastAsiaTheme="minorEastAsia"/>
        </w:rPr>
      </w:pPr>
      <m:oMath>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вых</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σ</m:t>
                </m:r>
              </m:e>
              <m:sub>
                <m:r>
                  <m:rPr>
                    <m:sty m:val="p"/>
                  </m:rPr>
                  <w:rPr>
                    <w:rFonts w:ascii="Cambria Math" w:hAnsi="Cambria Math"/>
                  </w:rPr>
                  <m:t>вых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S</m:t>
                </m:r>
                <m:d>
                  <m:dPr>
                    <m:ctrlPr>
                      <w:rPr>
                        <w:rFonts w:ascii="Cambria Math" w:hAnsi="Cambria Math"/>
                      </w:rPr>
                    </m:ctrlPr>
                  </m:dPr>
                  <m:e>
                    <m:r>
                      <w:rPr>
                        <w:rFonts w:ascii="Cambria Math" w:hAnsi="Cambria Math"/>
                      </w:rPr>
                      <m:t>ω</m:t>
                    </m:r>
                  </m:e>
                </m:d>
                <m:r>
                  <w:rPr>
                    <w:rFonts w:ascii="Cambria Math" w:hAnsi="Cambria Math"/>
                  </w:rPr>
                  <m:t>K</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s</m:t>
                            </m:r>
                          </m:sub>
                        </m:sSub>
                        <m:d>
                          <m:dPr>
                            <m:ctrlPr>
                              <w:rPr>
                                <w:rFonts w:ascii="Cambria Math" w:hAnsi="Cambria Math"/>
                              </w:rPr>
                            </m:ctrlPr>
                          </m:dPr>
                          <m:e>
                            <m:r>
                              <w:rPr>
                                <w:rFonts w:ascii="Cambria Math" w:hAnsi="Cambria Math"/>
                              </w:rPr>
                              <m:t>ω</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sup>
                </m:sSup>
                <m:r>
                  <w:rPr>
                    <w:rFonts w:ascii="Cambria Math" w:hAnsi="Cambria Math"/>
                  </w:rPr>
                  <m:t>dω</m:t>
                </m:r>
                <m:r>
                  <m:rPr>
                    <m:sty m:val="p"/>
                  </m:rPr>
                  <w:rPr>
                    <w:rFonts w:ascii="Cambria Math" w:hAnsi="Cambria Math"/>
                  </w:rPr>
                  <m:t>|</m:t>
                </m:r>
              </m:e>
            </m:nary>
          </m:num>
          <m:den>
            <m:sSup>
              <m:sSupPr>
                <m:ctrlPr>
                  <w:rPr>
                    <w:rFonts w:ascii="Cambria Math" w:hAnsi="Cambria Math"/>
                  </w:rPr>
                </m:ctrlPr>
              </m:sSupPr>
              <m:e>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0</m:t>
                        </m:r>
                      </m:sub>
                    </m:sSub>
                  </m:num>
                  <m:den>
                    <m:r>
                      <m:rPr>
                        <m:sty m:val="p"/>
                      </m:rPr>
                      <w:rPr>
                        <w:rFonts w:ascii="Cambria Math" w:hAnsi="Cambria Math"/>
                      </w:rPr>
                      <m:t>2</m:t>
                    </m:r>
                    <m:r>
                      <w:rPr>
                        <w:rFonts w:ascii="Cambria Math" w:hAnsi="Cambria Math"/>
                      </w:rPr>
                      <m:t>π</m:t>
                    </m:r>
                  </m:den>
                </m:f>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sSup>
              <m:sSupPr>
                <m:ctrlPr>
                  <w:rPr>
                    <w:rFonts w:ascii="Cambria Math" w:hAnsi="Cambria Math"/>
                  </w:rPr>
                </m:ctrlPr>
              </m:sSupPr>
              <m:e>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m:t>
                    </m:r>
                    <m:r>
                      <w:rPr>
                        <w:rFonts w:ascii="Cambria Math" w:hAnsi="Cambria Math"/>
                      </w:rPr>
                      <m:t>ω</m:t>
                    </m:r>
                  </m:e>
                </m:nary>
                <m:r>
                  <m:rPr>
                    <m:sty m:val="p"/>
                  </m:rPr>
                  <w:rPr>
                    <w:rFonts w:ascii="Cambria Math" w:hAnsi="Cambria Math"/>
                  </w:rPr>
                  <m:t>)</m:t>
                </m:r>
                <m:r>
                  <w:rPr>
                    <w:rFonts w:ascii="Cambria Math" w:hAnsi="Cambria Math"/>
                  </w:rPr>
                  <m:t>dω</m:t>
                </m:r>
                <m:r>
                  <m:rPr>
                    <m:sty m:val="p"/>
                  </m:rPr>
                  <w:rPr>
                    <w:rFonts w:ascii="Cambria Math" w:hAnsi="Cambria Math"/>
                  </w:rPr>
                  <m:t>)</m:t>
                </m:r>
              </m:e>
              <m:sup>
                <m:r>
                  <m:rPr>
                    <m:sty m:val="p"/>
                  </m:rPr>
                  <w:rPr>
                    <w:rFonts w:ascii="Cambria Math" w:hAnsi="Cambria Math"/>
                  </w:rPr>
                  <m:t>1/2</m:t>
                </m:r>
              </m:sup>
            </m:sSup>
          </m:den>
        </m:f>
      </m:oMath>
      <w:r w:rsidR="00E0663E">
        <w:rPr>
          <w:rFonts w:eastAsiaTheme="minorEastAsia"/>
        </w:rPr>
        <w:tab/>
      </w:r>
      <w:r w:rsidR="00E0663E">
        <w:rPr>
          <w:rFonts w:eastAsiaTheme="minorEastAsia"/>
        </w:rPr>
        <w:tab/>
        <w:t>(3)</w:t>
      </w:r>
    </w:p>
    <w:p w14:paraId="6C75339C" w14:textId="516ABECC" w:rsidR="000A783A" w:rsidRDefault="00E0663E" w:rsidP="003A759E">
      <w:pPr>
        <w:ind w:firstLine="720"/>
      </w:pPr>
      <w:r>
        <w:t>Удовлетворяет соотношению (4)</w:t>
      </w:r>
    </w:p>
    <w:p w14:paraId="6749E03B" w14:textId="5FACA08B" w:rsidR="000A783A" w:rsidRDefault="000C4E5F" w:rsidP="003A759E">
      <w:pPr>
        <w:jc w:val="center"/>
        <w:rPr>
          <w:rFonts w:eastAsiaTheme="minorEastAsia"/>
        </w:rPr>
      </w:pPr>
      <m:oMath>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 xml:space="preserve"> вых</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σ</m:t>
                </m:r>
              </m:e>
              <m:sub>
                <m:r>
                  <m:rPr>
                    <m:sty m:val="p"/>
                  </m:rPr>
                  <w:rPr>
                    <w:rFonts w:ascii="Cambria Math" w:hAnsi="Cambria Math"/>
                  </w:rPr>
                  <m:t>вых</m:t>
                </m:r>
              </m:sub>
            </m:sSub>
          </m:den>
        </m:f>
        <m:r>
          <m:rPr>
            <m:sty m:val="p"/>
          </m:rPr>
          <w:rPr>
            <w:rFonts w:ascii="Cambria Math" w:hAnsi="Cambria Math"/>
          </w:rPr>
          <m:t>≤</m:t>
        </m:r>
        <m:rad>
          <m:radPr>
            <m:degHide m:val="1"/>
            <m:ctrlPr>
              <w:rPr>
                <w:rFonts w:ascii="Cambria Math" w:hAnsi="Cambria Math"/>
              </w:rPr>
            </m:ctrlPr>
          </m:radPr>
          <m:deg/>
          <m:e>
            <m:f>
              <m:fPr>
                <m:type m:val="skw"/>
                <m:ctrlPr>
                  <w:rPr>
                    <w:rFonts w:ascii="Cambria Math" w:hAnsi="Cambria Math"/>
                  </w:rPr>
                </m:ctrlPr>
              </m:fPr>
              <m:num>
                <m:r>
                  <w:rPr>
                    <w:rFonts w:ascii="Cambria Math" w:hAnsi="Cambria Math"/>
                    <w:lang w:val="en-US"/>
                  </w:rPr>
                  <m:t>E</m:t>
                </m:r>
              </m:num>
              <m:den>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e>
        </m:rad>
      </m:oMath>
      <w:r w:rsidR="00E0663E">
        <w:rPr>
          <w:rFonts w:eastAsiaTheme="minorEastAsia"/>
        </w:rPr>
        <w:t>,</w:t>
      </w:r>
      <w:r w:rsidR="00E0663E">
        <w:rPr>
          <w:rFonts w:eastAsiaTheme="minorEastAsia"/>
        </w:rPr>
        <w:tab/>
      </w:r>
      <w:r w:rsidR="00E0663E">
        <w:rPr>
          <w:rFonts w:eastAsiaTheme="minorEastAsia"/>
        </w:rPr>
        <w:tab/>
        <w:t>(4)</w:t>
      </w:r>
    </w:p>
    <w:p w14:paraId="6F20AAC5" w14:textId="71E2858E" w:rsidR="000A783A" w:rsidRDefault="00E0663E" w:rsidP="00E0663E">
      <w:pPr>
        <w:jc w:val="left"/>
      </w:pPr>
      <w:r>
        <w:rPr>
          <w:rFonts w:eastAsiaTheme="minorEastAsia"/>
        </w:rPr>
        <w:t>где Е – полная энергия сигнала</w:t>
      </w:r>
      <w:r w:rsidRPr="00E0663E">
        <w:rPr>
          <w:rFonts w:eastAsiaTheme="minorEastAsia"/>
        </w:rPr>
        <w:t>.</w:t>
      </w:r>
      <w:r>
        <w:rPr>
          <w:rFonts w:eastAsiaTheme="minorEastAsia"/>
        </w:rPr>
        <w:t xml:space="preserve"> Э</w:t>
      </w:r>
      <w:r w:rsidR="000A783A">
        <w:t>то неравенство обращается в равенство при выполнении условия</w:t>
      </w:r>
    </w:p>
    <w:p w14:paraId="7B2C3D36" w14:textId="22C97A9F" w:rsidR="000A783A" w:rsidRPr="00E0663E" w:rsidRDefault="000A783A" w:rsidP="00E0663E">
      <w:pPr>
        <w:jc w:val="center"/>
      </w:pPr>
      <m:oMath>
        <m:r>
          <w:rPr>
            <w:rFonts w:ascii="Cambria Math" w:hAnsi="Cambria Math"/>
          </w:rPr>
          <m:t>K</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sup>
        </m:sSup>
        <m:r>
          <m:rPr>
            <m:sty m:val="p"/>
          </m:rPr>
          <w:rPr>
            <w:rFonts w:ascii="Cambria Math" w:hAnsi="Cambria Math"/>
          </w:rPr>
          <m:t>=</m:t>
        </m:r>
        <m:r>
          <w:rPr>
            <w:rFonts w:ascii="Cambria Math" w:hAnsi="Cambria Math"/>
          </w:rPr>
          <m:t>A</m:t>
        </m:r>
        <m:acc>
          <m:accPr>
            <m:chr m:val="̇"/>
            <m:ctrlPr>
              <w:rPr>
                <w:rFonts w:ascii="Cambria Math" w:hAnsi="Cambria Math"/>
                <w:i/>
              </w:rPr>
            </m:ctrlPr>
          </m:accPr>
          <m:e>
            <m:r>
              <w:rPr>
                <w:rFonts w:ascii="Cambria Math" w:hAnsi="Cambria Math"/>
                <w:lang w:val="en-US"/>
              </w:rPr>
              <m:t>S</m:t>
            </m:r>
          </m:e>
        </m:acc>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AS</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m:t>
            </m:r>
            <m:sSub>
              <m:sSubPr>
                <m:ctrlPr>
                  <w:rPr>
                    <w:rFonts w:ascii="Cambria Math" w:hAnsi="Cambria Math"/>
                  </w:rPr>
                </m:ctrlPr>
              </m:sSubPr>
              <m:e>
                <m:r>
                  <w:rPr>
                    <w:rFonts w:ascii="Cambria Math" w:hAnsi="Cambria Math"/>
                  </w:rPr>
                  <m:t>θ</m:t>
                </m:r>
              </m:e>
              <m:sub>
                <m:r>
                  <w:rPr>
                    <w:rFonts w:ascii="Cambria Math" w:hAnsi="Cambria Math"/>
                  </w:rPr>
                  <m:t>s</m:t>
                </m:r>
              </m:sub>
            </m:sSub>
            <m:r>
              <m:rPr>
                <m:sty m:val="p"/>
              </m:rPr>
              <w:rPr>
                <w:rFonts w:ascii="Cambria Math" w:hAnsi="Cambria Math"/>
              </w:rPr>
              <m:t>(</m:t>
            </m:r>
            <m:r>
              <w:rPr>
                <w:rFonts w:ascii="Cambria Math" w:hAnsi="Cambria Math"/>
              </w:rPr>
              <m:t>ω</m:t>
            </m:r>
            <m:r>
              <m:rPr>
                <m:sty m:val="p"/>
              </m:rPr>
              <w:rPr>
                <w:rFonts w:ascii="Cambria Math" w:hAnsi="Cambria Math"/>
              </w:rPr>
              <m:t>)</m:t>
            </m:r>
          </m:sup>
        </m:sSup>
      </m:oMath>
      <w:r w:rsidR="00E0663E">
        <w:rPr>
          <w:rFonts w:eastAsiaTheme="minorEastAsia"/>
        </w:rPr>
        <w:tab/>
      </w:r>
      <w:r w:rsidR="00E0663E" w:rsidRPr="00E0663E">
        <w:rPr>
          <w:rFonts w:eastAsiaTheme="minorEastAsia"/>
        </w:rPr>
        <w:t>(5)</w:t>
      </w:r>
    </w:p>
    <w:p w14:paraId="6B352E29" w14:textId="4AD02B3D" w:rsidR="000A783A" w:rsidRDefault="000A783A" w:rsidP="000A783A">
      <w:r>
        <w:t xml:space="preserve">или, </w:t>
      </w:r>
      <w:r w:rsidR="00897B9A">
        <w:t xml:space="preserve">что то </w:t>
      </w:r>
      <w:r>
        <w:t>же,</w:t>
      </w:r>
    </w:p>
    <w:p w14:paraId="7238CA4F" w14:textId="78B62A2F" w:rsidR="000A783A" w:rsidRPr="00907447" w:rsidRDefault="000A783A" w:rsidP="003A759E">
      <w:pPr>
        <w:jc w:val="center"/>
      </w:pPr>
      <m:oMath>
        <m:r>
          <w:rPr>
            <w:rFonts w:ascii="Cambria Math" w:hAnsi="Cambria Math"/>
          </w:rPr>
          <m:t>K</m:t>
        </m:r>
        <m:d>
          <m:dPr>
            <m:ctrlPr>
              <w:rPr>
                <w:rFonts w:ascii="Cambria Math" w:hAnsi="Cambria Math"/>
              </w:rPr>
            </m:ctrlPr>
          </m:dPr>
          <m:e>
            <m:r>
              <w:rPr>
                <w:rFonts w:ascii="Cambria Math" w:hAnsi="Cambria Math"/>
              </w:rPr>
              <m:t>iω</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w:rPr>
                <w:rFonts w:ascii="Cambria Math" w:hAnsi="Cambria Math"/>
              </w:rPr>
              <m:t>i</m:t>
            </m:r>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ω</m:t>
                </m:r>
              </m:e>
            </m:d>
          </m:sup>
        </m:sSup>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p>
        </m:sSup>
        <m:r>
          <m:rPr>
            <m:sty m:val="p"/>
          </m:rPr>
          <w:rPr>
            <w:rFonts w:ascii="Cambria Math" w:hAnsi="Cambria Math"/>
          </w:rPr>
          <m:t>=</m:t>
        </m:r>
        <m:r>
          <w:rPr>
            <w:rFonts w:ascii="Cambria Math" w:hAnsi="Cambria Math"/>
          </w:rPr>
          <m:t>AS</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s</m:t>
                    </m:r>
                  </m:sub>
                </m:sSub>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sup>
        </m:sSup>
      </m:oMath>
      <w:r w:rsidR="00E0663E">
        <w:rPr>
          <w:rFonts w:eastAsiaTheme="minorEastAsia"/>
        </w:rPr>
        <w:tab/>
      </w:r>
      <w:r w:rsidR="00E0663E" w:rsidRPr="00907447">
        <w:rPr>
          <w:rFonts w:eastAsiaTheme="minorEastAsia"/>
        </w:rPr>
        <w:t>(6)</w:t>
      </w:r>
    </w:p>
    <w:p w14:paraId="4993276E" w14:textId="77777777" w:rsidR="000A783A" w:rsidRPr="00711AF2" w:rsidRDefault="000A783A" w:rsidP="003A759E">
      <w:pPr>
        <w:ind w:firstLine="720"/>
      </w:pPr>
      <w:r w:rsidRPr="00711AF2">
        <w:lastRenderedPageBreak/>
        <w:t>Полученное соотношение полностью определяет передаточную функцию фильтра, максимизирующего отношение сигнал-помеха на выходе (при входной помехе типа белого шума).</w:t>
      </w:r>
    </w:p>
    <w:p w14:paraId="2D5C84B3" w14:textId="79EEEAE9" w:rsidR="000A783A" w:rsidRPr="00711AF2" w:rsidRDefault="000A783A" w:rsidP="003A759E">
      <w:pPr>
        <w:ind w:firstLine="720"/>
      </w:pPr>
      <w:r w:rsidRPr="00711AF2">
        <w:t xml:space="preserve">Функция </w:t>
      </w:r>
      <w:r w:rsidRPr="00907447">
        <w:t>K(iω),</w:t>
      </w:r>
      <w:r>
        <w:t xml:space="preserve"> </w:t>
      </w:r>
      <w:r w:rsidR="00907447">
        <w:t>определенная формулой (6)</w:t>
      </w:r>
      <w:r w:rsidRPr="00711AF2">
        <w:t>, согласована со спектральными характеристиками сигнала — амплитудной и фазовой. В связи с этим рассматриваемый оптимальный фильтр часто называют согласованным фильтром.</w:t>
      </w:r>
    </w:p>
    <w:p w14:paraId="515B836B" w14:textId="79668524" w:rsidR="000A783A" w:rsidRDefault="005F5497" w:rsidP="003A759E">
      <w:pPr>
        <w:ind w:firstLine="720"/>
      </w:pPr>
      <w:r>
        <w:t>О</w:t>
      </w:r>
      <w:r w:rsidR="000A783A" w:rsidRPr="00711AF2">
        <w:t>тношение пика сигнала к среднеквадратическому значению помехи на выходе согласованного фильтра определяется равенством</w:t>
      </w:r>
    </w:p>
    <w:p w14:paraId="3ECD8925" w14:textId="13F5FBC7" w:rsidR="000A783A" w:rsidRPr="00461A28" w:rsidRDefault="000C4E5F" w:rsidP="003A759E">
      <w:pPr>
        <w:jc w:val="center"/>
      </w:pPr>
      <m:oMath>
        <m:f>
          <m:fPr>
            <m:type m:val="skw"/>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вых</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σ</m:t>
                </m:r>
              </m:e>
              <m:sub>
                <m:r>
                  <m:rPr>
                    <m:sty m:val="p"/>
                  </m:rPr>
                  <w:rPr>
                    <w:rFonts w:ascii="Cambria Math" w:hAnsi="Cambria Math"/>
                  </w:rPr>
                  <m:t>вых</m:t>
                </m:r>
              </m:sub>
            </m:sSub>
          </m:den>
        </m:f>
        <m:r>
          <m:rPr>
            <m:sty m:val="p"/>
          </m:rPr>
          <w:rPr>
            <w:rFonts w:ascii="Cambria Math" w:hAnsi="Cambria Math"/>
          </w:rPr>
          <m:t>=</m:t>
        </m:r>
        <m:rad>
          <m:radPr>
            <m:degHide m:val="1"/>
            <m:ctrlPr>
              <w:rPr>
                <w:rFonts w:ascii="Cambria Math" w:hAnsi="Cambria Math"/>
              </w:rPr>
            </m:ctrlPr>
          </m:radPr>
          <m:deg/>
          <m:e>
            <m:f>
              <m:fPr>
                <m:type m:val="skw"/>
                <m:ctrlPr>
                  <w:rPr>
                    <w:rFonts w:ascii="Cambria Math" w:hAnsi="Cambria Math"/>
                  </w:rPr>
                </m:ctrlPr>
              </m:fPr>
              <m:num>
                <m:r>
                  <w:rPr>
                    <w:rFonts w:ascii="Cambria Math" w:hAnsi="Cambria Math"/>
                    <w:lang w:val="en-US"/>
                  </w:rPr>
                  <m:t>E</m:t>
                </m:r>
              </m:num>
              <m:den>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e>
        </m:rad>
      </m:oMath>
      <w:r w:rsidR="00B2055B">
        <w:rPr>
          <w:rFonts w:eastAsiaTheme="minorEastAsia"/>
        </w:rPr>
        <w:tab/>
      </w:r>
      <w:r w:rsidR="00B2055B">
        <w:rPr>
          <w:rFonts w:eastAsiaTheme="minorEastAsia"/>
        </w:rPr>
        <w:tab/>
      </w:r>
      <w:r w:rsidR="00B2055B" w:rsidRPr="00461A28">
        <w:rPr>
          <w:rFonts w:eastAsiaTheme="minorEastAsia"/>
        </w:rPr>
        <w:t>(7)</w:t>
      </w:r>
    </w:p>
    <w:p w14:paraId="7177B03F" w14:textId="5636D4B1" w:rsidR="000A783A" w:rsidRDefault="000A783A" w:rsidP="003A759E">
      <w:pPr>
        <w:ind w:firstLine="360"/>
      </w:pPr>
      <w:r>
        <w:t xml:space="preserve">Из </w:t>
      </w:r>
      <w:r w:rsidR="00461A28" w:rsidRPr="00461A28">
        <w:t>(6)</w:t>
      </w:r>
      <w:r>
        <w:t xml:space="preserve"> вытекают следующие два требования к согласованному фильтру:</w:t>
      </w:r>
    </w:p>
    <w:p w14:paraId="17B15601" w14:textId="77777777" w:rsidR="000A783A" w:rsidRDefault="000A783A" w:rsidP="000A783A">
      <w:pPr>
        <w:pStyle w:val="ListParagraph"/>
        <w:numPr>
          <w:ilvl w:val="0"/>
          <w:numId w:val="3"/>
        </w:numPr>
      </w:pPr>
      <w:r>
        <w:t>ФЧХ фильтра должна отвечать условию</w:t>
      </w:r>
    </w:p>
    <w:p w14:paraId="093D143F" w14:textId="2AD12C7D" w:rsidR="000A783A" w:rsidRPr="00461A28" w:rsidRDefault="000C4E5F" w:rsidP="003A759E">
      <w:pPr>
        <w:jc w:val="center"/>
        <w:rPr>
          <w:lang w:val="en-US"/>
        </w:rPr>
      </w:pPr>
      <m:oMath>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ω</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s</m:t>
                </m:r>
              </m:sub>
            </m:sSub>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oMath>
      <w:r w:rsidR="00461A28">
        <w:rPr>
          <w:rFonts w:eastAsiaTheme="minorEastAsia"/>
        </w:rPr>
        <w:tab/>
      </w:r>
      <w:r w:rsidR="00461A28">
        <w:rPr>
          <w:rFonts w:eastAsiaTheme="minorEastAsia"/>
          <w:lang w:val="en-US"/>
        </w:rPr>
        <w:t>(8)</w:t>
      </w:r>
    </w:p>
    <w:p w14:paraId="009B24EF" w14:textId="77777777" w:rsidR="000A783A" w:rsidRDefault="000A783A" w:rsidP="000A783A">
      <w:pPr>
        <w:pStyle w:val="ListParagraph"/>
        <w:numPr>
          <w:ilvl w:val="0"/>
          <w:numId w:val="3"/>
        </w:numPr>
      </w:pPr>
      <w:r>
        <w:t>АЧХ фильтра должна отвечать условию</w:t>
      </w:r>
    </w:p>
    <w:p w14:paraId="5AE4A111" w14:textId="048A9FC1" w:rsidR="000A783A" w:rsidRPr="00461A28" w:rsidRDefault="000A783A" w:rsidP="003A759E">
      <w:pPr>
        <w:jc w:val="center"/>
      </w:pPr>
      <m:oMath>
        <m:r>
          <w:rPr>
            <w:rFonts w:ascii="Cambria Math" w:hAnsi="Cambria Math"/>
          </w:rPr>
          <m:t>K</m:t>
        </m:r>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AS</m:t>
        </m:r>
        <m:d>
          <m:dPr>
            <m:ctrlPr>
              <w:rPr>
                <w:rFonts w:ascii="Cambria Math" w:hAnsi="Cambria Math"/>
              </w:rPr>
            </m:ctrlPr>
          </m:dPr>
          <m:e>
            <m:r>
              <w:rPr>
                <w:rFonts w:ascii="Cambria Math" w:hAnsi="Cambria Math"/>
              </w:rPr>
              <m:t>ω</m:t>
            </m:r>
          </m:e>
        </m:d>
      </m:oMath>
      <w:r w:rsidR="00461A28">
        <w:rPr>
          <w:rFonts w:eastAsiaTheme="minorEastAsia"/>
        </w:rPr>
        <w:tab/>
      </w:r>
      <w:r w:rsidR="00461A28" w:rsidRPr="00461A28">
        <w:rPr>
          <w:rFonts w:eastAsiaTheme="minorEastAsia"/>
        </w:rPr>
        <w:t>(9)</w:t>
      </w:r>
    </w:p>
    <w:p w14:paraId="212CAD4E" w14:textId="0B002BE9" w:rsidR="000A783A" w:rsidRDefault="000A783A" w:rsidP="00830436">
      <w:pPr>
        <w:ind w:firstLine="720"/>
      </w:pPr>
      <w:r w:rsidRPr="00695E84">
        <w:t xml:space="preserve">Соотношение </w:t>
      </w:r>
      <w:r w:rsidR="00461A28" w:rsidRPr="00461A28">
        <w:t>(9)</w:t>
      </w:r>
      <w:r w:rsidRPr="00695E84">
        <w:t>, устанавливающее, что АЧХ фильтра</w:t>
      </w:r>
      <w:r>
        <w:t xml:space="preserve"> </w:t>
      </w:r>
      <w:r w:rsidRPr="00461A28">
        <w:t>K(ω)</w:t>
      </w:r>
      <w:r w:rsidRPr="00695E84">
        <w:t xml:space="preserve"> должна по своей форме совпадать с амплитудным спектром сигнала </w:t>
      </w:r>
      <w:r w:rsidRPr="00461A28">
        <w:t>S(ω)</w:t>
      </w:r>
      <w:r w:rsidRPr="00695E84">
        <w:t xml:space="preserve"> также легко поддается физическому истолкованию. </w:t>
      </w:r>
      <w:r w:rsidR="00461A28">
        <w:t>Ф</w:t>
      </w:r>
      <w:r w:rsidRPr="00695E84">
        <w:t xml:space="preserve">ильтр пропускает спектральные составляющие шума неравномерно, с тем большим ослаблением, чем меньше модуль </w:t>
      </w:r>
      <w:r w:rsidRPr="00461A28">
        <w:t>S(ω).</w:t>
      </w:r>
      <w:r w:rsidRPr="00695E84">
        <w:t xml:space="preserve"> Это приводит к существенному уменьшению мощности шума на выходе фильтра. На </w:t>
      </w:r>
      <w:r>
        <w:fldChar w:fldCharType="begin"/>
      </w:r>
      <w:r>
        <w:instrText xml:space="preserve"> REF _Ref388921685 \h </w:instrText>
      </w:r>
      <w:r>
        <w:fldChar w:fldCharType="separate"/>
      </w:r>
      <w:r w:rsidR="00AD570E" w:rsidRPr="00695E84">
        <w:t xml:space="preserve">рис. </w:t>
      </w:r>
      <w:r w:rsidR="00AD570E">
        <w:rPr>
          <w:noProof/>
        </w:rPr>
        <w:t>8</w:t>
      </w:r>
      <w:r>
        <w:fldChar w:fldCharType="end"/>
      </w:r>
      <w:r w:rsidRPr="00695E84">
        <w:t xml:space="preserve"> б эта мощность определяется площадью (заштрихованной) под кривой </w:t>
      </w:r>
      <w:r w:rsidRPr="00461A28">
        <w:t>W</w:t>
      </w:r>
      <w:r w:rsidRPr="00461A28">
        <w:rPr>
          <w:vertAlign w:val="subscript"/>
        </w:rPr>
        <w:t>вых</w:t>
      </w:r>
      <w:r w:rsidRPr="00461A28">
        <w:t>(ω)=K</w:t>
      </w:r>
      <w:r w:rsidRPr="00461A28">
        <w:rPr>
          <w:vertAlign w:val="superscript"/>
        </w:rPr>
        <w:t>2</w:t>
      </w:r>
      <w:r w:rsidRPr="00461A28">
        <w:t>(ω)W</w:t>
      </w:r>
      <w:r w:rsidRPr="00461A28">
        <w:rPr>
          <w:vertAlign w:val="subscript"/>
        </w:rPr>
        <w:t>0</w:t>
      </w:r>
      <w:r w:rsidRPr="00461A28">
        <w:t xml:space="preserve">. </w:t>
      </w:r>
      <w:r w:rsidRPr="00695E84">
        <w:t xml:space="preserve">(Для наглядности характеристики на </w:t>
      </w:r>
      <w:r>
        <w:fldChar w:fldCharType="begin"/>
      </w:r>
      <w:r>
        <w:instrText xml:space="preserve"> REF _Ref388921685 \h </w:instrText>
      </w:r>
      <w:r>
        <w:fldChar w:fldCharType="separate"/>
      </w:r>
      <w:r w:rsidR="00AD570E" w:rsidRPr="00695E84">
        <w:t xml:space="preserve">рис. </w:t>
      </w:r>
      <w:r w:rsidR="00AD570E">
        <w:rPr>
          <w:noProof/>
        </w:rPr>
        <w:t>8</w:t>
      </w:r>
      <w:r>
        <w:fldChar w:fldCharType="end"/>
      </w:r>
      <w:r w:rsidRPr="00695E84">
        <w:t xml:space="preserve"> построены в предположении, что </w:t>
      </w:r>
      <w:r>
        <w:t>AS</w:t>
      </w:r>
      <w:r w:rsidR="00830436">
        <w:t>(0) = 1)</w:t>
      </w:r>
      <w:r w:rsidRPr="00695E84">
        <w:t>.</w:t>
      </w:r>
    </w:p>
    <w:p w14:paraId="4A015C82" w14:textId="77777777" w:rsidR="000A783A" w:rsidRDefault="000A783A" w:rsidP="003A759E">
      <w:pPr>
        <w:jc w:val="center"/>
      </w:pPr>
      <w:r>
        <w:rPr>
          <w:noProof/>
          <w:lang w:eastAsia="ru-RU"/>
        </w:rPr>
        <w:lastRenderedPageBreak/>
        <w:drawing>
          <wp:inline distT="0" distB="0" distL="0" distR="0" wp14:anchorId="2C247A98" wp14:editId="0E7FD7CA">
            <wp:extent cx="3778250" cy="1768475"/>
            <wp:effectExtent l="0" t="0" r="0" b="3175"/>
            <wp:docPr id="26" name="Picture 26" descr="http://stu.sernam.ru/archive/arch.php?path=../htm/book_g_rts/files.book&amp;file=g_rts_142.files/image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tu.sernam.ru/archive/arch.php?path=../htm/book_g_rts/files.book&amp;file=g_rts_142.files/image13.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8250" cy="1768475"/>
                    </a:xfrm>
                    <a:prstGeom prst="rect">
                      <a:avLst/>
                    </a:prstGeom>
                    <a:noFill/>
                    <a:ln>
                      <a:noFill/>
                    </a:ln>
                  </pic:spPr>
                </pic:pic>
              </a:graphicData>
            </a:graphic>
          </wp:inline>
        </w:drawing>
      </w:r>
    </w:p>
    <w:p w14:paraId="20A1413E" w14:textId="7CC21683" w:rsidR="00461A28" w:rsidRPr="00695E84" w:rsidRDefault="00461A28" w:rsidP="00461A28">
      <w:pPr>
        <w:pStyle w:val="Caption"/>
      </w:pPr>
      <w:r>
        <w:t xml:space="preserve">График, иллюстрирующий АЧХ согласованного </w:t>
      </w:r>
      <w:r w:rsidR="00897B9A">
        <w:t>фильтра</w:t>
      </w:r>
    </w:p>
    <w:p w14:paraId="3146B288" w14:textId="77777777" w:rsidR="000A783A" w:rsidRPr="00695E84" w:rsidRDefault="000A783A" w:rsidP="003A759E">
      <w:pPr>
        <w:pStyle w:val="Caption"/>
      </w:pPr>
      <w:bookmarkStart w:id="14" w:name="_Ref388921685"/>
      <w:r w:rsidRPr="00695E84">
        <w:t xml:space="preserve">рис. </w:t>
      </w:r>
      <w:r>
        <w:fldChar w:fldCharType="begin"/>
      </w:r>
      <w:r w:rsidRPr="00695E84">
        <w:instrText xml:space="preserve"> </w:instrText>
      </w:r>
      <w:r>
        <w:instrText>SEQ</w:instrText>
      </w:r>
      <w:r w:rsidRPr="00695E84">
        <w:instrText xml:space="preserve"> рис. \* </w:instrText>
      </w:r>
      <w:r>
        <w:instrText>ARABIC</w:instrText>
      </w:r>
      <w:r w:rsidRPr="00695E84">
        <w:instrText xml:space="preserve"> </w:instrText>
      </w:r>
      <w:r>
        <w:fldChar w:fldCharType="separate"/>
      </w:r>
      <w:r w:rsidR="00AD570E">
        <w:rPr>
          <w:noProof/>
        </w:rPr>
        <w:t>8</w:t>
      </w:r>
      <w:r>
        <w:fldChar w:fldCharType="end"/>
      </w:r>
      <w:bookmarkEnd w:id="14"/>
    </w:p>
    <w:p w14:paraId="0092819A" w14:textId="575BA000" w:rsidR="000A783A" w:rsidRDefault="000A783A" w:rsidP="003A759E">
      <w:pPr>
        <w:ind w:firstLine="720"/>
      </w:pPr>
      <w:r w:rsidRPr="00695E84">
        <w:t xml:space="preserve">Ослабление сигнала из-за неравномерности характеристики </w:t>
      </w:r>
      <w:r w:rsidRPr="00ED7288">
        <w:t>K(ω)</w:t>
      </w:r>
      <w:r w:rsidRPr="00695E84">
        <w:t xml:space="preserve"> выражено в меньшей степени, чем ослабление шума, поскольку уменьшение </w:t>
      </w:r>
      <w:r w:rsidRPr="00ED7288">
        <w:t>K(ω)</w:t>
      </w:r>
      <w:r w:rsidRPr="00695E84">
        <w:t xml:space="preserve"> имеет место для спектральных составляющих, вклад которых в пиковое значение сигнала сравнительно мал.</w:t>
      </w:r>
      <w:r w:rsidR="00ED7288">
        <w:t xml:space="preserve"> </w:t>
      </w:r>
      <w:r w:rsidRPr="00695E84">
        <w:t xml:space="preserve">В результате </w:t>
      </w:r>
      <w:r w:rsidR="003A759E">
        <w:t>можно наблюдать</w:t>
      </w:r>
      <w:r w:rsidRPr="00695E84">
        <w:t xml:space="preserve"> ослаб</w:t>
      </w:r>
      <w:r>
        <w:t>ление шума относительно сигнала.</w:t>
      </w:r>
      <w:r w:rsidRPr="00695E84">
        <w:t xml:space="preserve"> </w:t>
      </w:r>
    </w:p>
    <w:p w14:paraId="5D71B0F7" w14:textId="778FB4DA" w:rsidR="00ED7288" w:rsidRPr="00ED7288" w:rsidRDefault="001D65FD" w:rsidP="00ED7288">
      <w:pPr>
        <w:ind w:firstLine="720"/>
        <w:rPr>
          <w:rFonts w:eastAsiaTheme="minorEastAsia"/>
        </w:rPr>
      </w:pPr>
      <w:r w:rsidRPr="00214BD7">
        <w:t xml:space="preserve">Тот факт, что коэффициент передачи согласованного фильтра </w:t>
      </w:r>
      <w:r w:rsidRPr="00ED7288">
        <w:t>K(iω)</w:t>
      </w:r>
      <w:r w:rsidRPr="00214BD7">
        <w:t xml:space="preserve"> является функцией, сопряженной по отношению к спектру сигнала </w:t>
      </w:r>
      <w:r w:rsidRPr="00ED7288">
        <w:t>S(ω),</w:t>
      </w:r>
      <w:r w:rsidRPr="00214BD7">
        <w:t xml:space="preserve"> указывает на существование тесной связи также и между временными характеристиками фильтра и сигнала. </w:t>
      </w:r>
      <w:r w:rsidR="00ED7288">
        <w:t xml:space="preserve">С учетом (6) следует выражение для импульсной </w:t>
      </w:r>
      <w:r w:rsidR="00897B9A">
        <w:t>характеристики</w:t>
      </w:r>
      <w:r w:rsidR="00ED7288">
        <w:t xml:space="preserve"> согласованного фильтра</w:t>
      </w:r>
    </w:p>
    <w:p w14:paraId="7D10B95A" w14:textId="5715B8FF" w:rsidR="001D65FD" w:rsidRPr="00E64C61" w:rsidRDefault="001D65FD" w:rsidP="00ED7288">
      <w:pPr>
        <w:ind w:firstLine="720"/>
        <w:jc w:val="center"/>
      </w:pPr>
      <m:oMath>
        <m:r>
          <w:rPr>
            <w:rFonts w:ascii="Cambria Math" w:hAnsi="Cambria Math"/>
          </w:rPr>
          <m:t>g</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K</m:t>
            </m:r>
            <m:d>
              <m:dPr>
                <m:ctrlPr>
                  <w:rPr>
                    <w:rFonts w:ascii="Cambria Math" w:hAnsi="Cambria Math"/>
                  </w:rPr>
                </m:ctrlPr>
              </m:dPr>
              <m:e>
                <m:r>
                  <w:rPr>
                    <w:rFonts w:ascii="Cambria Math" w:hAnsi="Cambria Math"/>
                  </w:rPr>
                  <m:t>iω</m:t>
                </m:r>
              </m:e>
            </m:d>
            <m:sSup>
              <m:sSupPr>
                <m:ctrlPr>
                  <w:rPr>
                    <w:rFonts w:ascii="Cambria Math" w:hAnsi="Cambria Math"/>
                  </w:rPr>
                </m:ctrlPr>
              </m:sSupPr>
              <m:e>
                <m:r>
                  <w:rPr>
                    <w:rFonts w:ascii="Cambria Math" w:hAnsi="Cambria Math"/>
                  </w:rPr>
                  <m:t>e</m:t>
                </m:r>
              </m:e>
              <m:sup>
                <m:r>
                  <w:rPr>
                    <w:rFonts w:ascii="Cambria Math" w:hAnsi="Cambria Math"/>
                  </w:rPr>
                  <m:t>iωt</m:t>
                </m:r>
              </m:sup>
            </m:sSup>
            <m:r>
              <w:rPr>
                <w:rFonts w:ascii="Cambria Math" w:hAnsi="Cambria Math"/>
              </w:rPr>
              <m:t>dω</m:t>
            </m:r>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ω</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iω</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up>
                </m:sSup>
                <m:r>
                  <w:rPr>
                    <w:rFonts w:ascii="Cambria Math" w:hAnsi="Cambria Math"/>
                  </w:rPr>
                  <m:t>dω</m:t>
                </m:r>
              </m:e>
            </m:nary>
          </m:e>
        </m:nary>
      </m:oMath>
      <w:r w:rsidR="00ED7288">
        <w:rPr>
          <w:rFonts w:eastAsiaTheme="minorEastAsia"/>
        </w:rPr>
        <w:tab/>
        <w:t>(10)</w:t>
      </w:r>
    </w:p>
    <w:p w14:paraId="70E47937" w14:textId="61EB806C" w:rsidR="001D65FD" w:rsidRDefault="001D65FD" w:rsidP="001D65FD">
      <w:pPr>
        <w:ind w:firstLine="720"/>
      </w:pPr>
      <w:r>
        <w:t xml:space="preserve">Учитывая, что </w:t>
      </w:r>
      <w:r w:rsidRPr="002217CA">
        <w:t>S*(ω) = S(-ω)</w:t>
      </w:r>
      <w:r w:rsidRPr="009145AE">
        <w:rPr>
          <w:b/>
        </w:rPr>
        <w:t xml:space="preserve"> </w:t>
      </w:r>
      <w:r>
        <w:t xml:space="preserve">и переходя к новой переменной </w:t>
      </w:r>
      <w:r w:rsidRPr="00A51989">
        <w:t>ω</w:t>
      </w:r>
      <w:r w:rsidRPr="00A51989">
        <w:rPr>
          <w:sz w:val="20"/>
          <w:vertAlign w:val="subscript"/>
        </w:rPr>
        <w:t xml:space="preserve">1 </w:t>
      </w:r>
      <w:r w:rsidRPr="00A51989">
        <w:rPr>
          <w:sz w:val="20"/>
        </w:rPr>
        <w:t>= -</w:t>
      </w:r>
      <w:r w:rsidRPr="00A51989">
        <w:t xml:space="preserve"> ω</w:t>
      </w:r>
      <w:r>
        <w:t xml:space="preserve">, переписываем </w:t>
      </w:r>
      <w:r w:rsidR="002217CA">
        <w:t>(10)</w:t>
      </w:r>
      <w:r>
        <w:t xml:space="preserve"> следующим образом:</w:t>
      </w:r>
    </w:p>
    <w:p w14:paraId="080B39DB" w14:textId="04818242" w:rsidR="001D65FD" w:rsidRDefault="001D65FD" w:rsidP="001D65FD">
      <w:pPr>
        <w:jc w:val="center"/>
      </w:pPr>
      <m:oMath>
        <m:r>
          <w:rPr>
            <w:rFonts w:ascii="Cambria Math" w:hAnsi="Cambria Math"/>
          </w:rPr>
          <m:t>g</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A</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1</m:t>
                    </m:r>
                  </m:sub>
                </m:sSub>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m:t>
                </m:r>
                <m:sSub>
                  <m:sSubPr>
                    <m:ctrlPr>
                      <w:rPr>
                        <w:rFonts w:ascii="Cambria Math" w:hAnsi="Cambria Math"/>
                      </w:rPr>
                    </m:ctrlPr>
                  </m:sSubPr>
                  <m:e>
                    <m:r>
                      <w:rPr>
                        <w:rFonts w:ascii="Cambria Math" w:hAnsi="Cambria Math"/>
                      </w:rPr>
                      <m:t>ω</m:t>
                    </m:r>
                  </m:e>
                  <m:sub>
                    <m:r>
                      <m:rPr>
                        <m:sty m:val="p"/>
                      </m:rPr>
                      <w:rPr>
                        <w:rFonts w:ascii="Cambria Math" w:hAnsi="Cambria Math"/>
                      </w:rPr>
                      <m:t>1</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sup>
            </m:sSup>
            <m:r>
              <w:rPr>
                <w:rFonts w:ascii="Cambria Math" w:hAnsi="Cambria Math"/>
              </w:rPr>
              <m:t>d</m:t>
            </m:r>
            <m:sSub>
              <m:sSubPr>
                <m:ctrlPr>
                  <w:rPr>
                    <w:rFonts w:ascii="Cambria Math" w:hAnsi="Cambria Math"/>
                  </w:rPr>
                </m:ctrlPr>
              </m:sSubPr>
              <m:e>
                <m:r>
                  <w:rPr>
                    <w:rFonts w:ascii="Cambria Math" w:hAnsi="Cambria Math"/>
                  </w:rPr>
                  <m:t>ω</m:t>
                </m:r>
              </m:e>
              <m:sub>
                <m:r>
                  <m:rPr>
                    <m:sty m:val="p"/>
                  </m:rPr>
                  <w:rPr>
                    <w:rFonts w:ascii="Cambria Math" w:hAnsi="Cambria Math"/>
                  </w:rPr>
                  <m:t>1</m:t>
                </m:r>
              </m:sub>
            </m:sSub>
            <m:r>
              <m:rPr>
                <m:sty m:val="p"/>
              </m:rPr>
              <w:rPr>
                <w:rFonts w:ascii="Cambria Math" w:hAnsi="Cambria Math"/>
              </w:rPr>
              <m:t>=</m:t>
            </m:r>
            <m:r>
              <w:rPr>
                <w:rFonts w:ascii="Cambria Math" w:hAnsi="Cambria Math"/>
              </w:rPr>
              <m:t>A</m:t>
            </m:r>
          </m:e>
        </m:nary>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1</m:t>
                    </m:r>
                  </m:sub>
                </m:sSub>
              </m:e>
            </m:d>
            <m:sSup>
              <m:sSupPr>
                <m:ctrlPr>
                  <w:rPr>
                    <w:rFonts w:ascii="Cambria Math" w:hAnsi="Cambria Math"/>
                  </w:rPr>
                </m:ctrlPr>
              </m:sSupPr>
              <m:e>
                <m:r>
                  <w:rPr>
                    <w:rFonts w:ascii="Cambria Math" w:hAnsi="Cambria Math"/>
                  </w:rPr>
                  <m:t>e</m:t>
                </m:r>
              </m:e>
              <m:sup>
                <m:r>
                  <w:rPr>
                    <w:rFonts w:ascii="Cambria Math" w:hAnsi="Cambria Math"/>
                  </w:rPr>
                  <m:t>i</m:t>
                </m:r>
                <m:sSub>
                  <m:sSubPr>
                    <m:ctrlPr>
                      <w:rPr>
                        <w:rFonts w:ascii="Cambria Math" w:hAnsi="Cambria Math"/>
                      </w:rPr>
                    </m:ctrlPr>
                  </m:sSubPr>
                  <m:e>
                    <m:r>
                      <w:rPr>
                        <w:rFonts w:ascii="Cambria Math" w:hAnsi="Cambria Math"/>
                      </w:rPr>
                      <m:t>ω</m:t>
                    </m:r>
                  </m:e>
                  <m:sub>
                    <m:r>
                      <m:rPr>
                        <m:sty m:val="p"/>
                      </m:rPr>
                      <w:rPr>
                        <w:rFonts w:ascii="Cambria Math" w:hAnsi="Cambria Math"/>
                      </w:rPr>
                      <m:t>1</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sup>
            </m:sSup>
            <m:r>
              <w:rPr>
                <w:rFonts w:ascii="Cambria Math" w:hAnsi="Cambria Math"/>
              </w:rPr>
              <m:t>d</m:t>
            </m:r>
            <m:sSub>
              <m:sSubPr>
                <m:ctrlPr>
                  <w:rPr>
                    <w:rFonts w:ascii="Cambria Math" w:hAnsi="Cambria Math"/>
                  </w:rPr>
                </m:ctrlPr>
              </m:sSubPr>
              <m:e>
                <m:r>
                  <w:rPr>
                    <w:rFonts w:ascii="Cambria Math" w:hAnsi="Cambria Math"/>
                  </w:rPr>
                  <m:t>ω</m:t>
                </m:r>
              </m:e>
              <m:sub>
                <m:r>
                  <m:rPr>
                    <m:sty m:val="p"/>
                  </m:rPr>
                  <w:rPr>
                    <w:rFonts w:ascii="Cambria Math" w:hAnsi="Cambria Math"/>
                  </w:rPr>
                  <m:t>1</m:t>
                </m:r>
              </m:sub>
            </m:sSub>
          </m:e>
        </m:nary>
      </m:oMath>
      <w:r w:rsidR="002217CA">
        <w:rPr>
          <w:rFonts w:eastAsiaTheme="minorEastAsia"/>
        </w:rPr>
        <w:tab/>
        <w:t>(11)</w:t>
      </w:r>
    </w:p>
    <w:p w14:paraId="5CF5400B" w14:textId="343B4D7F" w:rsidR="001D65FD" w:rsidRDefault="001D65FD" w:rsidP="001D65FD">
      <w:pPr>
        <w:ind w:firstLine="720"/>
      </w:pPr>
      <w:r w:rsidRPr="00441A93">
        <w:t xml:space="preserve">Правая часть этого выражения есть не что иное, как функция </w:t>
      </w:r>
      <w:r w:rsidRPr="002217CA">
        <w:t>As(t</w:t>
      </w:r>
      <w:r w:rsidRPr="002217CA">
        <w:rPr>
          <w:vertAlign w:val="subscript"/>
        </w:rPr>
        <w:t>0</w:t>
      </w:r>
      <w:r w:rsidRPr="002217CA">
        <w:t>-t).</w:t>
      </w:r>
      <w:r w:rsidRPr="00441A93">
        <w:t xml:space="preserve"> Следовательно, если задан </w:t>
      </w:r>
      <w:r w:rsidR="002217CA">
        <w:t xml:space="preserve">подлежащий обнаружению </w:t>
      </w:r>
      <w:r w:rsidRPr="00441A93">
        <w:t xml:space="preserve">сигнал </w:t>
      </w:r>
      <w:r w:rsidRPr="002217CA">
        <w:t>s(t)</w:t>
      </w:r>
      <w:r w:rsidR="002217CA">
        <w:t xml:space="preserve"> (см. </w:t>
      </w:r>
      <w:r w:rsidR="002217CA">
        <w:fldChar w:fldCharType="begin"/>
      </w:r>
      <w:r w:rsidR="002217CA">
        <w:instrText xml:space="preserve"> REF _Ref390761734 \h </w:instrText>
      </w:r>
      <w:r w:rsidR="002217CA">
        <w:fldChar w:fldCharType="separate"/>
      </w:r>
      <w:r w:rsidR="00AD570E" w:rsidRPr="00EB0C33">
        <w:t xml:space="preserve">рис. </w:t>
      </w:r>
      <w:r w:rsidR="00AD570E">
        <w:rPr>
          <w:noProof/>
        </w:rPr>
        <w:t>4</w:t>
      </w:r>
      <w:r w:rsidR="00AD570E">
        <w:tab/>
      </w:r>
      <w:r w:rsidR="00AD570E">
        <w:tab/>
      </w:r>
      <w:r w:rsidR="00AD570E">
        <w:tab/>
      </w:r>
      <w:r w:rsidR="00AD570E">
        <w:tab/>
      </w:r>
      <w:r w:rsidR="00AD570E">
        <w:tab/>
        <w:t xml:space="preserve">рис. </w:t>
      </w:r>
      <w:r w:rsidR="00AD570E">
        <w:rPr>
          <w:noProof/>
        </w:rPr>
        <w:t>5</w:t>
      </w:r>
      <w:r w:rsidR="002217CA">
        <w:fldChar w:fldCharType="end"/>
      </w:r>
      <w:r w:rsidR="002217CA">
        <w:t>)</w:t>
      </w:r>
      <w:r w:rsidRPr="002217CA">
        <w:t>,</w:t>
      </w:r>
      <w:r w:rsidRPr="00441A93">
        <w:t xml:space="preserve"> то импульсная характеристика согласованного (оптимального) фильтра </w:t>
      </w:r>
      <w:r w:rsidRPr="00577F20">
        <w:t>g(t)</w:t>
      </w:r>
      <w:r w:rsidRPr="00441A93">
        <w:t xml:space="preserve"> определяется как функция</w:t>
      </w:r>
      <w:r>
        <w:t>:</w:t>
      </w:r>
    </w:p>
    <w:p w14:paraId="47A6D590" w14:textId="38BBC7ED" w:rsidR="001D65FD" w:rsidRDefault="001D65FD" w:rsidP="00577F20">
      <w:pPr>
        <w:jc w:val="center"/>
        <w:rPr>
          <w:ins w:id="15" w:author="Artem Koltsov" w:date="2014-05-27T00:09:00Z"/>
        </w:rPr>
      </w:pPr>
      <m:oMath>
        <m:r>
          <w:ins w:id="16" w:author="Artem Koltsov" w:date="2014-05-27T00:09:00Z">
            <w:rPr>
              <w:rFonts w:ascii="Cambria Math" w:hAnsi="Cambria Math"/>
            </w:rPr>
            <m:t>g</m:t>
          </w:ins>
        </m:r>
        <m:d>
          <m:dPr>
            <m:ctrlPr>
              <w:ins w:id="17" w:author="Artem Koltsov" w:date="2014-05-27T00:09:00Z">
                <w:rPr>
                  <w:rFonts w:ascii="Cambria Math" w:hAnsi="Cambria Math"/>
                </w:rPr>
              </w:ins>
            </m:ctrlPr>
          </m:dPr>
          <m:e>
            <m:r>
              <w:ins w:id="18" w:author="Artem Koltsov" w:date="2014-05-27T00:09:00Z">
                <w:rPr>
                  <w:rFonts w:ascii="Cambria Math" w:hAnsi="Cambria Math"/>
                </w:rPr>
                <m:t>t</m:t>
              </w:ins>
            </m:r>
          </m:e>
        </m:d>
        <m:r>
          <w:ins w:id="19" w:author="Artem Koltsov" w:date="2014-05-27T00:09:00Z">
            <m:rPr>
              <m:sty m:val="p"/>
            </m:rPr>
            <w:rPr>
              <w:rFonts w:ascii="Cambria Math" w:hAnsi="Cambria Math"/>
            </w:rPr>
            <m:t>=</m:t>
          </w:ins>
        </m:r>
        <m:r>
          <w:ins w:id="20" w:author="Artem Koltsov" w:date="2014-05-27T00:09:00Z">
            <w:rPr>
              <w:rFonts w:ascii="Cambria Math" w:hAnsi="Cambria Math"/>
            </w:rPr>
            <m:t>As</m:t>
          </w:ins>
        </m:r>
        <m:r>
          <w:ins w:id="21" w:author="Artem Koltsov" w:date="2014-05-27T00:09:00Z">
            <m:rPr>
              <m:sty m:val="p"/>
            </m:rPr>
            <w:rPr>
              <w:rFonts w:ascii="Cambria Math" w:hAnsi="Cambria Math"/>
            </w:rPr>
            <m:t>(</m:t>
          </w:ins>
        </m:r>
        <m:sSub>
          <m:sSubPr>
            <m:ctrlPr>
              <w:ins w:id="22" w:author="Artem Koltsov" w:date="2014-05-27T00:09:00Z">
                <w:rPr>
                  <w:rFonts w:ascii="Cambria Math" w:hAnsi="Cambria Math"/>
                </w:rPr>
              </w:ins>
            </m:ctrlPr>
          </m:sSubPr>
          <m:e>
            <m:r>
              <w:ins w:id="23" w:author="Artem Koltsov" w:date="2014-05-27T00:09:00Z">
                <w:rPr>
                  <w:rFonts w:ascii="Cambria Math" w:hAnsi="Cambria Math"/>
                </w:rPr>
                <m:t>t</m:t>
              </w:ins>
            </m:r>
          </m:e>
          <m:sub>
            <m:r>
              <w:ins w:id="24" w:author="Artem Koltsov" w:date="2014-05-27T00:09:00Z">
                <m:rPr>
                  <m:sty m:val="p"/>
                </m:rPr>
                <w:rPr>
                  <w:rFonts w:ascii="Cambria Math" w:hAnsi="Cambria Math"/>
                </w:rPr>
                <m:t>0</m:t>
              </w:ins>
            </m:r>
          </m:sub>
        </m:sSub>
        <m:r>
          <w:ins w:id="25" w:author="Artem Koltsov" w:date="2014-05-27T00:09:00Z">
            <m:rPr>
              <m:sty m:val="p"/>
            </m:rPr>
            <w:rPr>
              <w:rFonts w:ascii="Cambria Math" w:hAnsi="Cambria Math"/>
            </w:rPr>
            <m:t>-</m:t>
          </w:ins>
        </m:r>
        <m:r>
          <w:ins w:id="26" w:author="Artem Koltsov" w:date="2014-05-27T00:09:00Z">
            <w:rPr>
              <w:rFonts w:ascii="Cambria Math" w:hAnsi="Cambria Math"/>
            </w:rPr>
            <m:t>t</m:t>
          </w:ins>
        </m:r>
        <m:r>
          <w:ins w:id="27" w:author="Artem Koltsov" w:date="2014-05-27T00:09:00Z">
            <m:rPr>
              <m:sty m:val="p"/>
            </m:rPr>
            <w:rPr>
              <w:rFonts w:ascii="Cambria Math" w:hAnsi="Cambria Math"/>
            </w:rPr>
            <m:t>)</m:t>
          </w:ins>
        </m:r>
      </m:oMath>
      <w:r w:rsidR="00577F20">
        <w:rPr>
          <w:rFonts w:eastAsiaTheme="minorEastAsia"/>
        </w:rPr>
        <w:tab/>
      </w:r>
      <w:r w:rsidR="00577F20">
        <w:rPr>
          <w:rFonts w:eastAsiaTheme="minorEastAsia"/>
        </w:rPr>
        <w:tab/>
        <w:t>(12)</w:t>
      </w:r>
    </w:p>
    <w:p w14:paraId="6DD01E30" w14:textId="4EE5D122" w:rsidR="001D65FD" w:rsidRDefault="001D65FD" w:rsidP="00577F20">
      <w:pPr>
        <w:rPr>
          <w:ins w:id="28" w:author="Artem Koltsov" w:date="2014-05-27T00:11:00Z"/>
        </w:rPr>
      </w:pPr>
      <w:ins w:id="29" w:author="Artem Koltsov" w:date="2014-05-27T00:10:00Z">
        <w:r>
          <w:lastRenderedPageBreak/>
          <w:t>т.е. импульсная характеристика по своей форме должна совпасть с зеркальным отражением сигнала.</w:t>
        </w:r>
      </w:ins>
      <w:r w:rsidR="00577F20">
        <w:t xml:space="preserve"> Сигналы, приведенные на </w:t>
      </w:r>
      <w:r w:rsidR="00EA615A">
        <w:t>рис. 4 и 5</w:t>
      </w:r>
      <w:r w:rsidR="00577F20">
        <w:t xml:space="preserve"> симметричны, поэтому импульсная </w:t>
      </w:r>
      <w:r w:rsidR="00897B9A">
        <w:t>характеристика</w:t>
      </w:r>
      <w:r w:rsidR="00577F20">
        <w:t xml:space="preserve"> согласованного фильтра совпадает по форме с сигналом.</w:t>
      </w:r>
    </w:p>
    <w:p w14:paraId="64230595" w14:textId="77777777" w:rsidR="001D65FD" w:rsidRDefault="001D65FD" w:rsidP="00577F20">
      <w:pPr>
        <w:ind w:firstLine="720"/>
        <w:rPr>
          <w:ins w:id="30" w:author="Artem Koltsov" w:date="2014-05-27T00:11:00Z"/>
        </w:rPr>
      </w:pPr>
      <w:ins w:id="31" w:author="Artem Koltsov" w:date="2014-05-27T00:11:00Z">
        <w:r>
          <w:t xml:space="preserve">Построение графика функции </w:t>
        </w:r>
        <w:r w:rsidRPr="00577F20">
          <w:t>s(t</w:t>
        </w:r>
        <w:r w:rsidRPr="00577F20">
          <w:rPr>
            <w:vertAlign w:val="subscript"/>
          </w:rPr>
          <w:t>0</w:t>
        </w:r>
        <w:r w:rsidRPr="00577F20">
          <w:t>-t)</w:t>
        </w:r>
        <w:r w:rsidRPr="00577F20">
          <w:rPr>
            <w:b/>
          </w:rPr>
          <w:t xml:space="preserve"> </w:t>
        </w:r>
        <w:r>
          <w:t xml:space="preserve">показано на </w:t>
        </w:r>
      </w:ins>
      <w:ins w:id="32" w:author="Artem Koltsov" w:date="2014-05-27T00:12:00Z">
        <w:r>
          <w:fldChar w:fldCharType="begin"/>
        </w:r>
        <w:r>
          <w:instrText xml:space="preserve"> REF _Ref388912863 \h </w:instrText>
        </w:r>
      </w:ins>
      <w:r>
        <w:fldChar w:fldCharType="separate"/>
      </w:r>
      <w:r w:rsidR="00AD570E" w:rsidRPr="00242942">
        <w:t xml:space="preserve">рис. </w:t>
      </w:r>
      <w:r w:rsidR="00AD570E">
        <w:rPr>
          <w:noProof/>
        </w:rPr>
        <w:t>9</w:t>
      </w:r>
      <w:ins w:id="33" w:author="Artem Koltsov" w:date="2014-05-27T00:12:00Z">
        <w:r>
          <w:fldChar w:fldCharType="end"/>
        </w:r>
        <w:r>
          <w:t xml:space="preserve">. </w:t>
        </w:r>
      </w:ins>
    </w:p>
    <w:p w14:paraId="2E99FF92" w14:textId="77777777" w:rsidR="001D65FD" w:rsidRDefault="001D65FD" w:rsidP="001D65FD">
      <w:pPr>
        <w:jc w:val="center"/>
      </w:pPr>
      <w:ins w:id="34" w:author="Artem Koltsov" w:date="2014-05-27T00:11:00Z">
        <w:r>
          <w:rPr>
            <w:noProof/>
            <w:lang w:eastAsia="ru-RU"/>
          </w:rPr>
          <w:drawing>
            <wp:inline distT="0" distB="0" distL="0" distR="0" wp14:anchorId="64AD1A55" wp14:editId="5FD817DA">
              <wp:extent cx="2914650" cy="1381125"/>
              <wp:effectExtent l="0" t="0" r="0" b="9525"/>
              <wp:docPr id="9" name="Picture 9" descr="http://stu.sernam.ru/archive/arch.php?path=../htm/book_g_rts/files.book&amp;file=g_rts_143.files/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tu.sernam.ru/archive/arch.php?path=../htm/book_g_rts/files.book&amp;file=g_rts_143.files/image4.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1381125"/>
                      </a:xfrm>
                      <a:prstGeom prst="rect">
                        <a:avLst/>
                      </a:prstGeom>
                      <a:noFill/>
                      <a:ln>
                        <a:noFill/>
                      </a:ln>
                    </pic:spPr>
                  </pic:pic>
                </a:graphicData>
              </a:graphic>
            </wp:inline>
          </w:drawing>
        </w:r>
      </w:ins>
    </w:p>
    <w:p w14:paraId="11A95719" w14:textId="3DC554E4" w:rsidR="00577F20" w:rsidRDefault="00577F20" w:rsidP="00577F20">
      <w:pPr>
        <w:pStyle w:val="Caption"/>
      </w:pPr>
      <w:r>
        <w:t xml:space="preserve">Импульсная </w:t>
      </w:r>
      <w:r w:rsidR="00897B9A">
        <w:t>характеристика</w:t>
      </w:r>
      <w:r>
        <w:t xml:space="preserve"> согласованного фильтра</w:t>
      </w:r>
    </w:p>
    <w:p w14:paraId="64EE40BB" w14:textId="77777777" w:rsidR="001D65FD" w:rsidRPr="00242942" w:rsidRDefault="001D65FD" w:rsidP="00577F20">
      <w:pPr>
        <w:pStyle w:val="Caption"/>
      </w:pPr>
      <w:bookmarkStart w:id="35" w:name="_Ref388912863"/>
      <w:r w:rsidRPr="00242942">
        <w:t xml:space="preserve">рис. </w:t>
      </w:r>
      <w:r>
        <w:fldChar w:fldCharType="begin"/>
      </w:r>
      <w:r w:rsidRPr="00242942">
        <w:instrText xml:space="preserve"> </w:instrText>
      </w:r>
      <w:r>
        <w:instrText>SEQ</w:instrText>
      </w:r>
      <w:r w:rsidRPr="00242942">
        <w:instrText xml:space="preserve"> рис. \* </w:instrText>
      </w:r>
      <w:r>
        <w:instrText>ARABIC</w:instrText>
      </w:r>
      <w:r w:rsidRPr="00242942">
        <w:instrText xml:space="preserve"> </w:instrText>
      </w:r>
      <w:r>
        <w:fldChar w:fldCharType="separate"/>
      </w:r>
      <w:r w:rsidR="00AD570E">
        <w:rPr>
          <w:noProof/>
        </w:rPr>
        <w:t>9</w:t>
      </w:r>
      <w:r>
        <w:fldChar w:fldCharType="end"/>
      </w:r>
      <w:bookmarkEnd w:id="35"/>
    </w:p>
    <w:p w14:paraId="233624B8" w14:textId="77777777" w:rsidR="001D65FD" w:rsidRDefault="001D65FD" w:rsidP="001D65FD">
      <w:pPr>
        <w:ind w:firstLine="720"/>
      </w:pPr>
      <w:r>
        <w:t xml:space="preserve">Кривая </w:t>
      </w:r>
      <w:r w:rsidRPr="00577F20">
        <w:t>s(-t)</w:t>
      </w:r>
      <w:r w:rsidRPr="002E0858">
        <w:rPr>
          <w:b/>
        </w:rPr>
        <w:t xml:space="preserve"> </w:t>
      </w:r>
      <w:r>
        <w:t xml:space="preserve">является зеркальным отражением заданного сигнала </w:t>
      </w:r>
      <w:r w:rsidRPr="00577F20">
        <w:t>s(t)</w:t>
      </w:r>
      <w:r>
        <w:rPr>
          <w:b/>
        </w:rPr>
        <w:t xml:space="preserve"> </w:t>
      </w:r>
      <w:r>
        <w:t xml:space="preserve">с осью ординат в качестве оси симметрии. Функция же </w:t>
      </w:r>
      <w:r w:rsidRPr="00577F20">
        <w:t>s(t</w:t>
      </w:r>
      <w:r w:rsidRPr="00577F20">
        <w:rPr>
          <w:vertAlign w:val="subscript"/>
        </w:rPr>
        <w:t>0</w:t>
      </w:r>
      <w:r w:rsidRPr="00577F20">
        <w:t>-t),</w:t>
      </w:r>
      <w:r>
        <w:t xml:space="preserve"> сдвинутая относительно </w:t>
      </w:r>
      <w:r w:rsidRPr="00577F20">
        <w:t xml:space="preserve">s(-t) </w:t>
      </w:r>
      <w:r>
        <w:t xml:space="preserve">на время </w:t>
      </w:r>
      <w:r>
        <w:rPr>
          <w:b/>
        </w:rPr>
        <w:t>t</w:t>
      </w:r>
      <w:r w:rsidRPr="002E0858">
        <w:rPr>
          <w:b/>
          <w:vertAlign w:val="subscript"/>
        </w:rPr>
        <w:t xml:space="preserve">0 </w:t>
      </w:r>
      <w:r>
        <w:t xml:space="preserve">вправо, также зеркальна по отношению к исходному сигналу </w:t>
      </w:r>
      <w:r w:rsidRPr="00577F20">
        <w:t>s(t),</w:t>
      </w:r>
      <w:r>
        <w:t xml:space="preserve"> но с осью симметрии, проходящей через точку </w:t>
      </w:r>
      <w:r w:rsidRPr="00577F20">
        <w:t>t</w:t>
      </w:r>
      <w:r w:rsidRPr="00577F20">
        <w:rPr>
          <w:vertAlign w:val="subscript"/>
        </w:rPr>
        <w:t>0</w:t>
      </w:r>
      <w:r w:rsidRPr="00577F20">
        <w:t>/2</w:t>
      </w:r>
      <w:r w:rsidRPr="002E0858">
        <w:rPr>
          <w:b/>
        </w:rPr>
        <w:t xml:space="preserve"> </w:t>
      </w:r>
      <w:r>
        <w:t xml:space="preserve">на оси абсцисс. На </w:t>
      </w:r>
      <w:r>
        <w:fldChar w:fldCharType="begin"/>
      </w:r>
      <w:r>
        <w:instrText xml:space="preserve"> REF _Ref388913106 \h </w:instrText>
      </w:r>
      <w:r>
        <w:fldChar w:fldCharType="separate"/>
      </w:r>
      <w:r w:rsidR="00AD570E" w:rsidRPr="00242942">
        <w:t xml:space="preserve">рис. </w:t>
      </w:r>
      <w:r w:rsidR="00AD570E">
        <w:rPr>
          <w:noProof/>
        </w:rPr>
        <w:t>10</w:t>
      </w:r>
      <w:r>
        <w:fldChar w:fldCharType="end"/>
      </w:r>
      <w:r>
        <w:t xml:space="preserve"> показано аналогичное построение для случая, когда отсчет времени ведется от начала сигнала.</w:t>
      </w:r>
    </w:p>
    <w:p w14:paraId="6F2B7810" w14:textId="77777777" w:rsidR="001D65FD" w:rsidRDefault="001D65FD" w:rsidP="00577F20">
      <w:pPr>
        <w:jc w:val="center"/>
      </w:pPr>
      <w:r>
        <w:rPr>
          <w:noProof/>
          <w:lang w:eastAsia="ru-RU"/>
        </w:rPr>
        <w:drawing>
          <wp:inline distT="0" distB="0" distL="0" distR="0" wp14:anchorId="0017F265" wp14:editId="31BACB42">
            <wp:extent cx="1857375" cy="1276350"/>
            <wp:effectExtent l="0" t="0" r="9525" b="0"/>
            <wp:docPr id="10" name="Picture 10" descr="http://stu.sernam.ru/archive/arch.php?path=../htm/book_g_rts/files.book&amp;file=g_rts_143.files/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tu.sernam.ru/archive/arch.php?path=../htm/book_g_rts/files.book&amp;file=g_rts_143.files/image5.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1276350"/>
                    </a:xfrm>
                    <a:prstGeom prst="rect">
                      <a:avLst/>
                    </a:prstGeom>
                    <a:noFill/>
                    <a:ln>
                      <a:noFill/>
                    </a:ln>
                  </pic:spPr>
                </pic:pic>
              </a:graphicData>
            </a:graphic>
          </wp:inline>
        </w:drawing>
      </w:r>
    </w:p>
    <w:p w14:paraId="5A109DAB" w14:textId="6ABAD9A1" w:rsidR="003E4721" w:rsidRDefault="003E4721" w:rsidP="003E4721">
      <w:pPr>
        <w:pStyle w:val="Caption"/>
      </w:pPr>
      <w:r>
        <w:t xml:space="preserve">Импульсная </w:t>
      </w:r>
      <w:r w:rsidR="00897B9A">
        <w:t>характеристика</w:t>
      </w:r>
      <w:r>
        <w:t xml:space="preserve"> согласованного фильтра при </w:t>
      </w:r>
      <w:r w:rsidR="00897B9A">
        <w:t>отсчёт</w:t>
      </w:r>
      <w:r>
        <w:t xml:space="preserve"> времени от начала координат</w:t>
      </w:r>
    </w:p>
    <w:p w14:paraId="71A9FA1E" w14:textId="77777777" w:rsidR="001D65FD" w:rsidRPr="00242942" w:rsidRDefault="001D65FD" w:rsidP="00577F20">
      <w:pPr>
        <w:pStyle w:val="Caption"/>
      </w:pPr>
      <w:bookmarkStart w:id="36" w:name="_Ref388913106"/>
      <w:r w:rsidRPr="00242942">
        <w:t xml:space="preserve">рис. </w:t>
      </w:r>
      <w:r>
        <w:fldChar w:fldCharType="begin"/>
      </w:r>
      <w:r w:rsidRPr="00242942">
        <w:instrText xml:space="preserve"> </w:instrText>
      </w:r>
      <w:r>
        <w:instrText>SEQ</w:instrText>
      </w:r>
      <w:r w:rsidRPr="00242942">
        <w:instrText xml:space="preserve"> рис. \* </w:instrText>
      </w:r>
      <w:r>
        <w:instrText>ARABIC</w:instrText>
      </w:r>
      <w:r w:rsidRPr="00242942">
        <w:instrText xml:space="preserve"> </w:instrText>
      </w:r>
      <w:r>
        <w:fldChar w:fldCharType="separate"/>
      </w:r>
      <w:r w:rsidR="00AD570E">
        <w:rPr>
          <w:noProof/>
        </w:rPr>
        <w:t>10</w:t>
      </w:r>
      <w:r>
        <w:fldChar w:fldCharType="end"/>
      </w:r>
      <w:bookmarkEnd w:id="36"/>
    </w:p>
    <w:p w14:paraId="6CD87EEA" w14:textId="3D88089B" w:rsidR="00526F9E" w:rsidRDefault="001D65FD" w:rsidP="009720DD">
      <w:r w:rsidRPr="00242942">
        <w:tab/>
      </w:r>
      <w:r w:rsidRPr="0065257E">
        <w:t xml:space="preserve">Поскольку импульсная характеристика физической цепи не может начинаться при </w:t>
      </w:r>
      <w:r w:rsidR="00FB7B65" w:rsidRPr="003E4721">
        <w:t>t &lt;</w:t>
      </w:r>
      <w:r w:rsidRPr="003E4721">
        <w:t>0</w:t>
      </w:r>
      <w:r w:rsidR="003E4721">
        <w:t xml:space="preserve">, </w:t>
      </w:r>
      <w:r w:rsidR="00897B9A">
        <w:t>то очевидно, что задержка,</w:t>
      </w:r>
      <w:r w:rsidRPr="0065257E">
        <w:t xml:space="preserve"> фигурирующая в выражении </w:t>
      </w:r>
      <w:r w:rsidR="003E4721">
        <w:t xml:space="preserve">(6) </w:t>
      </w:r>
      <w:r w:rsidRPr="0065257E">
        <w:t>не может быть меньше</w:t>
      </w:r>
      <w:r w:rsidRPr="00E64C61">
        <w:t xml:space="preserve"> </w:t>
      </w:r>
      <w:r w:rsidRPr="003E4721">
        <w:t>T</w:t>
      </w:r>
      <w:r w:rsidRPr="003E4721">
        <w:rPr>
          <w:vertAlign w:val="subscript"/>
        </w:rPr>
        <w:t>c</w:t>
      </w:r>
      <w:r w:rsidRPr="003E4721">
        <w:t>.</w:t>
      </w:r>
      <w:r>
        <w:t xml:space="preserve"> </w:t>
      </w:r>
      <w:r w:rsidRPr="0061555A">
        <w:t xml:space="preserve">Только при </w:t>
      </w:r>
      <w:r w:rsidRPr="003E4721">
        <w:t>t</w:t>
      </w:r>
      <w:r w:rsidRPr="003E4721">
        <w:rPr>
          <w:vertAlign w:val="subscript"/>
        </w:rPr>
        <w:t>0</w:t>
      </w:r>
      <w:r w:rsidRPr="003E4721">
        <w:t>&gt;&gt; T</w:t>
      </w:r>
      <w:r w:rsidRPr="003E4721">
        <w:rPr>
          <w:vertAlign w:val="subscript"/>
        </w:rPr>
        <w:t>c</w:t>
      </w:r>
      <w:r w:rsidRPr="0061555A">
        <w:t xml:space="preserve"> может быть использована вся энергия сигнала для создания наибольшего возможного пика в точке </w:t>
      </w:r>
      <w:r w:rsidRPr="003E4721">
        <w:t>t=t</w:t>
      </w:r>
      <w:r w:rsidRPr="003E4721">
        <w:rPr>
          <w:vertAlign w:val="subscript"/>
        </w:rPr>
        <w:t>0</w:t>
      </w:r>
      <w:r w:rsidRPr="0061555A">
        <w:t xml:space="preserve">. </w:t>
      </w:r>
      <w:r w:rsidRPr="0061555A">
        <w:lastRenderedPageBreak/>
        <w:t>Ясно, что увеличение</w:t>
      </w:r>
      <w:r w:rsidRPr="003E4721">
        <w:t xml:space="preserve"> t</w:t>
      </w:r>
      <w:r w:rsidRPr="003E4721">
        <w:rPr>
          <w:vertAlign w:val="subscript"/>
        </w:rPr>
        <w:t>0</w:t>
      </w:r>
      <w:r w:rsidRPr="0061555A">
        <w:t xml:space="preserve"> сверх </w:t>
      </w:r>
      <w:r w:rsidRPr="003E4721">
        <w:t>T</w:t>
      </w:r>
      <w:r w:rsidRPr="003E4721">
        <w:rPr>
          <w:vertAlign w:val="subscript"/>
        </w:rPr>
        <w:t>c</w:t>
      </w:r>
      <w:r w:rsidRPr="0061555A">
        <w:t xml:space="preserve"> не влияет на пиковое значение выходного сигнала, а просто сдвигает его вправо (в сторону запаздывания).</w:t>
      </w:r>
      <w:r w:rsidR="003E4721">
        <w:t xml:space="preserve"> Факт запаздывания необходимо будет учитывать при построении алгоритма декодирования сигнала в рассматриваемой кардиомониторной системе.</w:t>
      </w:r>
      <w:r w:rsidR="003E4721" w:rsidRPr="00242942">
        <w:t xml:space="preserve"> </w:t>
      </w:r>
    </w:p>
    <w:p w14:paraId="4287B811" w14:textId="63F1FF3F" w:rsidR="009720DD" w:rsidRDefault="009720DD" w:rsidP="009720DD">
      <w:r>
        <w:tab/>
        <w:t xml:space="preserve">Для построения </w:t>
      </w:r>
      <w:r w:rsidR="00897B9A">
        <w:t>алгоритма</w:t>
      </w:r>
      <w:r>
        <w:t xml:space="preserve"> обработки сигнала можно использовать корреляционный приемник.</w:t>
      </w:r>
    </w:p>
    <w:p w14:paraId="2A3BEDCF" w14:textId="6BAD2EE0" w:rsidR="00830436" w:rsidRDefault="00830436" w:rsidP="009720DD">
      <w:pPr>
        <w:ind w:firstLine="360"/>
      </w:pPr>
      <w:r w:rsidRPr="00830436">
        <w:t>Корреляционный приемник обнаруживает и идентифицирует сигнал, сравнивая его с опорным сигналом. Сравнение осуществляется вычислением коэффициента взаимной корреляции r принятого s(t) и опорного s</w:t>
      </w:r>
      <w:r w:rsidRPr="00897B9A">
        <w:rPr>
          <w:vertAlign w:val="subscript"/>
        </w:rPr>
        <w:t>оп</w:t>
      </w:r>
      <w:r w:rsidRPr="00830436">
        <w:t>(t) сигналов за время передачи одного символа Тs:</w:t>
      </w:r>
    </w:p>
    <w:p w14:paraId="5F8BDA37" w14:textId="117C97FD" w:rsidR="006F0228" w:rsidRDefault="000C4E5F" w:rsidP="009720DD">
      <w:pPr>
        <w:keepNext/>
        <w:ind w:firstLine="360"/>
        <w:jc w:val="center"/>
        <w:rPr>
          <w:rFonts w:eastAsiaTheme="minorEastAsia"/>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s</m:t>
                </m:r>
              </m:sub>
            </m:sSub>
          </m:den>
        </m:f>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lang w:val="en-US"/>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dt=0</m:t>
            </m:r>
          </m:e>
        </m:nary>
        <m:r>
          <w:rPr>
            <w:rFonts w:ascii="Cambria Math" w:eastAsiaTheme="minorEastAsia" w:hAnsi="Cambria Math"/>
          </w:rPr>
          <m:t xml:space="preserve">,  </m:t>
        </m:r>
        <m:r>
          <w:rPr>
            <w:rFonts w:ascii="Cambria Math" w:eastAsiaTheme="minorEastAsia" w:hAnsi="Cambria Math"/>
            <w:lang w:val="en-US"/>
          </w:rPr>
          <m:t>i</m:t>
        </m:r>
        <m:r>
          <w:rPr>
            <w:rFonts w:ascii="Cambria Math" w:eastAsiaTheme="minorEastAsia" w:hAnsi="Cambria Math"/>
          </w:rPr>
          <m:t>=0, 1</m:t>
        </m:r>
      </m:oMath>
      <w:r w:rsidR="009720DD" w:rsidRPr="009720DD">
        <w:rPr>
          <w:rFonts w:eastAsiaTheme="minorEastAsia"/>
          <w:i/>
        </w:rPr>
        <w:tab/>
      </w:r>
      <w:r w:rsidR="009720DD" w:rsidRPr="009720DD">
        <w:rPr>
          <w:rFonts w:eastAsiaTheme="minorEastAsia"/>
        </w:rPr>
        <w:t>(13)</w:t>
      </w:r>
    </w:p>
    <w:p w14:paraId="73DF6DBE" w14:textId="3C91F0EA" w:rsidR="009720DD" w:rsidRPr="009720DD" w:rsidRDefault="009720DD" w:rsidP="009720DD">
      <w:pPr>
        <w:keepNext/>
        <w:ind w:firstLine="360"/>
        <w:rPr>
          <w:i/>
        </w:rPr>
      </w:pPr>
      <w:r>
        <w:rPr>
          <w:rFonts w:eastAsiaTheme="minorEastAsia"/>
        </w:rPr>
        <w:t xml:space="preserve">где </w:t>
      </w:r>
      <w:r>
        <w:rPr>
          <w:rFonts w:eastAsiaTheme="minorEastAsia"/>
          <w:lang w:val="en-US"/>
        </w:rPr>
        <w:t>S</w:t>
      </w:r>
      <w:r>
        <w:rPr>
          <w:rFonts w:eastAsiaTheme="minorEastAsia"/>
          <w:vertAlign w:val="subscript"/>
          <w:lang w:val="en-US"/>
        </w:rPr>
        <w:t>i</w:t>
      </w:r>
      <w:r w:rsidRPr="009720DD">
        <w:rPr>
          <w:rFonts w:eastAsiaTheme="minorEastAsia"/>
        </w:rPr>
        <w:t>(</w:t>
      </w:r>
      <w:r>
        <w:rPr>
          <w:rFonts w:eastAsiaTheme="minorEastAsia"/>
          <w:lang w:val="en-US"/>
        </w:rPr>
        <w:t>t</w:t>
      </w:r>
      <w:r w:rsidRPr="009720DD">
        <w:rPr>
          <w:rFonts w:eastAsiaTheme="minorEastAsia"/>
        </w:rPr>
        <w:t xml:space="preserve">) </w:t>
      </w:r>
      <w:r>
        <w:rPr>
          <w:rFonts w:eastAsiaTheme="minorEastAsia"/>
        </w:rPr>
        <w:t xml:space="preserve">соответствует сигналу, изображенному на </w:t>
      </w:r>
      <w:r w:rsidR="003F3A4C">
        <w:rPr>
          <w:rFonts w:eastAsiaTheme="minorEastAsia"/>
        </w:rPr>
        <w:t xml:space="preserve">рис. 4 и 5 </w:t>
      </w:r>
      <w:r>
        <w:rPr>
          <w:rFonts w:eastAsiaTheme="minorEastAsia"/>
        </w:rPr>
        <w:t>(</w:t>
      </w:r>
      <w:r>
        <w:rPr>
          <w:rFonts w:eastAsiaTheme="minorEastAsia"/>
          <w:lang w:val="en-US"/>
        </w:rPr>
        <w:t>i</w:t>
      </w:r>
      <w:r w:rsidRPr="009720DD">
        <w:rPr>
          <w:rFonts w:eastAsiaTheme="minorEastAsia"/>
        </w:rPr>
        <w:t>=1).</w:t>
      </w:r>
    </w:p>
    <w:p w14:paraId="6180A0D5" w14:textId="19586775" w:rsidR="00023230" w:rsidRDefault="006F0228" w:rsidP="00023230">
      <w:pPr>
        <w:ind w:firstLine="720"/>
      </w:pPr>
      <w:r w:rsidRPr="006F0228">
        <w:t>Es</w:t>
      </w:r>
      <w:r w:rsidR="009720DD">
        <w:rPr>
          <w:vertAlign w:val="subscript"/>
          <w:lang w:val="en-US"/>
        </w:rPr>
        <w:t>i</w:t>
      </w:r>
      <w:r w:rsidRPr="006F0228">
        <w:t xml:space="preserve"> –энергия сигнала, соответствующего </w:t>
      </w:r>
      <w:r w:rsidR="009720DD">
        <w:rPr>
          <w:lang w:val="en-US"/>
        </w:rPr>
        <w:t>i</w:t>
      </w:r>
      <w:r w:rsidR="009720DD" w:rsidRPr="009720DD">
        <w:t>-</w:t>
      </w:r>
      <w:r w:rsidR="009720DD">
        <w:t>му</w:t>
      </w:r>
      <w:r w:rsidRPr="006F0228">
        <w:t xml:space="preserve"> символу. В общем случае коэффициент корреляции может принимать значения от +1 при идентичных сигналах до -1 при противоположных (антиподных) сигналах. </w:t>
      </w:r>
    </w:p>
    <w:p w14:paraId="6F85BA89" w14:textId="77777777" w:rsidR="00023230" w:rsidRDefault="00023230">
      <w:pPr>
        <w:spacing w:line="259" w:lineRule="auto"/>
        <w:jc w:val="left"/>
      </w:pPr>
      <w:r>
        <w:br w:type="page"/>
      </w:r>
    </w:p>
    <w:p w14:paraId="08C2B1AB" w14:textId="7C1AEC7C" w:rsidR="00023230" w:rsidRDefault="00023230" w:rsidP="00023230">
      <w:pPr>
        <w:ind w:firstLine="720"/>
      </w:pPr>
      <w:r>
        <w:lastRenderedPageBreak/>
        <w:t>В дискретном времени корреляционный приемник соответствует вычислению цифровой свертки.</w:t>
      </w:r>
    </w:p>
    <w:p w14:paraId="15FC4B33" w14:textId="67310D4C" w:rsidR="009835D5" w:rsidRPr="00B652E0" w:rsidRDefault="009835D5" w:rsidP="00023230">
      <w:pPr>
        <w:keepNext/>
        <w:ind w:firstLine="360"/>
        <w:jc w:val="center"/>
        <w:rPr>
          <w:rFonts w:eastAsiaTheme="minorEastAsia"/>
        </w:rPr>
      </w:pPr>
      <m:oMath>
        <m:r>
          <m:rPr>
            <m:sty m:val="p"/>
          </m:rP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subSup"/>
            <m:ctrlPr>
              <w:rPr>
                <w:rFonts w:ascii="Cambria Math" w:hAnsi="Cambria Math"/>
                <w:i/>
              </w:rPr>
            </m:ctrlPr>
          </m:naryPr>
          <m:sub>
            <m:r>
              <w:rPr>
                <w:rFonts w:ascii="Cambria Math" w:hAnsi="Cambria Math"/>
              </w:rPr>
              <m:t>k=0</m:t>
            </m:r>
          </m:sub>
          <m:sup>
            <m:r>
              <w:rPr>
                <w:rFonts w:ascii="Cambria Math" w:hAnsi="Cambria Math"/>
                <w:lang w:val="en-US"/>
              </w:rPr>
              <m:t>N</m:t>
            </m:r>
            <m:r>
              <w:rPr>
                <w:rFonts w:ascii="Cambria Math" w:hAnsi="Cambria Math"/>
              </w:rPr>
              <m:t>-1</m:t>
            </m:r>
          </m:sup>
          <m:e>
            <m:r>
              <w:rPr>
                <w:rFonts w:ascii="Cambria Math" w:hAnsi="Cambria Math"/>
              </w:rPr>
              <m:t>x</m:t>
            </m:r>
            <m:d>
              <m:dPr>
                <m:begChr m:val="["/>
                <m:endChr m:val="]"/>
                <m:ctrlPr>
                  <w:rPr>
                    <w:rFonts w:ascii="Cambria Math" w:hAnsi="Cambria Math"/>
                    <w:i/>
                  </w:rPr>
                </m:ctrlPr>
              </m:dPr>
              <m:e>
                <m:r>
                  <w:rPr>
                    <w:rFonts w:ascii="Cambria Math" w:hAnsi="Cambria Math"/>
                  </w:rPr>
                  <m:t>n-k</m:t>
                </m:r>
              </m:e>
            </m:d>
            <m:r>
              <w:rPr>
                <w:rFonts w:ascii="Cambria Math" w:hAnsi="Cambria Math"/>
              </w:rPr>
              <m:t>∙h[k]</m:t>
            </m:r>
          </m:e>
        </m:nary>
      </m:oMath>
      <w:r w:rsidR="00023230">
        <w:rPr>
          <w:rFonts w:eastAsiaTheme="minorEastAsia"/>
        </w:rPr>
        <w:tab/>
      </w:r>
      <w:r w:rsidR="00023230" w:rsidRPr="00B652E0">
        <w:rPr>
          <w:rFonts w:eastAsiaTheme="minorEastAsia"/>
        </w:rPr>
        <w:t>(14)</w:t>
      </w:r>
    </w:p>
    <w:p w14:paraId="5FD81A43" w14:textId="1DDDD190" w:rsidR="00023230" w:rsidRPr="00023230" w:rsidRDefault="00023230" w:rsidP="00023230">
      <w:pPr>
        <w:keepNext/>
        <w:ind w:firstLine="360"/>
      </w:pPr>
      <w:r>
        <w:rPr>
          <w:rFonts w:eastAsiaTheme="minorEastAsia"/>
        </w:rPr>
        <w:t xml:space="preserve">где </w:t>
      </w:r>
      <w:r>
        <w:rPr>
          <w:rFonts w:eastAsiaTheme="minorEastAsia"/>
          <w:lang w:val="en-US"/>
        </w:rPr>
        <w:t>N</w:t>
      </w:r>
      <w:r w:rsidRPr="00023230">
        <w:rPr>
          <w:rFonts w:eastAsiaTheme="minorEastAsia"/>
        </w:rPr>
        <w:t xml:space="preserve"> – </w:t>
      </w:r>
      <w:r>
        <w:rPr>
          <w:rFonts w:eastAsiaTheme="minorEastAsia"/>
        </w:rPr>
        <w:t>длина цифровой реализации сигнала.</w:t>
      </w:r>
    </w:p>
    <w:p w14:paraId="3A5EABD0" w14:textId="5F725B51" w:rsidR="00647535" w:rsidRDefault="00B714FF" w:rsidP="00023230">
      <w:pPr>
        <w:pStyle w:val="Heading2"/>
        <w:numPr>
          <w:ilvl w:val="1"/>
          <w:numId w:val="30"/>
        </w:numPr>
      </w:pPr>
      <w:bookmarkStart w:id="37" w:name="_Toc391277328"/>
      <w:r>
        <w:t>Коды Хэ</w:t>
      </w:r>
      <w:r w:rsidR="00647535">
        <w:t>мминга</w:t>
      </w:r>
      <w:bookmarkEnd w:id="37"/>
    </w:p>
    <w:p w14:paraId="19A430B9" w14:textId="1BD45DB2" w:rsidR="00B714FF" w:rsidRPr="00B714FF" w:rsidRDefault="00647535" w:rsidP="007C3753">
      <w:pPr>
        <w:ind w:firstLine="360"/>
      </w:pPr>
      <w:r>
        <w:t>Коды Хэмминга — наиболее известные из самоконтролирующихся и самокорректирующихся кодов. Построены они применитель</w:t>
      </w:r>
      <w:r w:rsidR="00B714FF">
        <w:t>но к двоичной системе счисления</w:t>
      </w:r>
      <w:r w:rsidR="00B714FF" w:rsidRPr="00B714FF">
        <w:t>[4].</w:t>
      </w:r>
      <w:r w:rsidR="00B714FF">
        <w:t xml:space="preserve"> В рассматриваемой задаче к 12-разрядному числу, кодирующему отсчет ЭКГ добавлено 5 битов, с помощью которых реализуется контроль по Хэммингу.</w:t>
      </w:r>
    </w:p>
    <w:p w14:paraId="42A42B9E" w14:textId="4BB4E0FE" w:rsidR="007C3753" w:rsidRDefault="00B714FF" w:rsidP="00B714FF">
      <w:pPr>
        <w:ind w:firstLine="360"/>
      </w:pPr>
      <w:r>
        <w:t>Код Хэмминга - это</w:t>
      </w:r>
      <w:r w:rsidR="00647535">
        <w:t xml:space="preserve"> алгоритм, который позволяет закодировать какое-либо информационное сообщение определённым образом и после передачи (</w:t>
      </w:r>
      <w:r w:rsidR="00897B9A">
        <w:t>например,</w:t>
      </w:r>
      <w:r w:rsidR="00647535">
        <w:t xml:space="preserve"> по сети) определить появилась ли какая-то ошибка в этом сообщении (</w:t>
      </w:r>
      <w:r w:rsidR="00897B9A">
        <w:t>к примеру,</w:t>
      </w:r>
      <w:r w:rsidR="00647535">
        <w:t xml:space="preserve"> из-за помех) и, при возможно</w:t>
      </w:r>
      <w:r w:rsidR="007C3753">
        <w:t>сти, восстановить это сообщение</w:t>
      </w:r>
      <w:r w:rsidR="00647535">
        <w:t xml:space="preserve">. </w:t>
      </w:r>
    </w:p>
    <w:p w14:paraId="67B54878" w14:textId="2F2A30F4" w:rsidR="00647535" w:rsidRDefault="00647535" w:rsidP="007C3753">
      <w:pPr>
        <w:ind w:firstLine="360"/>
      </w:pPr>
      <w:r>
        <w:t>Код Хэмминга состоит из двух частей. Первая часть кодирует исходное сообщение, вставляя в него в определённых местах контрольные биты (вычисленные особым образом). Вторая часть получает входящее сообщение и заново вычисляет контрольные биты (по тому же алгоритму, что и первая часть). Если все вновь вычисленные контрольные биты совпадают с полученными, то сообщение получено без ошибок. В противном случае, выводится сообщение об ошибке и при возможности ошибка исправляется.</w:t>
      </w:r>
    </w:p>
    <w:p w14:paraId="72C3FA99" w14:textId="08A1C366" w:rsidR="00D1449D" w:rsidRDefault="00D1449D" w:rsidP="007C3753">
      <w:pPr>
        <w:ind w:firstLine="360"/>
      </w:pPr>
      <w:r>
        <w:t xml:space="preserve">Допустим, имеется </w:t>
      </w:r>
      <w:r w:rsidRPr="00D1449D">
        <w:t xml:space="preserve">сообщение «habr», которое необходимо передать без ошибок. Для этого сначала сообщение </w:t>
      </w:r>
      <w:r>
        <w:t>нужно п</w:t>
      </w:r>
      <w:r w:rsidRPr="00D1449D">
        <w:t xml:space="preserve">редставить его в бинарном виде </w:t>
      </w:r>
      <w:r>
        <w:t xml:space="preserve">и </w:t>
      </w:r>
      <w:r w:rsidRPr="00D1449D">
        <w:t>закодир</w:t>
      </w:r>
      <w:r>
        <w:t>овать при помощи Кода Хэмминга</w:t>
      </w:r>
      <w:r w:rsidRPr="00D1449D">
        <w:t>.</w:t>
      </w:r>
    </w:p>
    <w:tbl>
      <w:tblPr>
        <w:tblStyle w:val="TableGrid"/>
        <w:tblW w:w="0" w:type="auto"/>
        <w:tblLook w:val="04A0" w:firstRow="1" w:lastRow="0" w:firstColumn="1" w:lastColumn="0" w:noHBand="0" w:noVBand="1"/>
      </w:tblPr>
      <w:tblGrid>
        <w:gridCol w:w="3114"/>
        <w:gridCol w:w="3115"/>
        <w:gridCol w:w="3116"/>
      </w:tblGrid>
      <w:tr w:rsidR="00D1449D" w14:paraId="5CDAE223" w14:textId="77777777" w:rsidTr="00D1449D">
        <w:tc>
          <w:tcPr>
            <w:tcW w:w="3116" w:type="dxa"/>
          </w:tcPr>
          <w:p w14:paraId="7FC88EDB" w14:textId="332BA71F" w:rsidR="00D1449D" w:rsidRDefault="00D1449D" w:rsidP="007C3753">
            <w:r>
              <w:lastRenderedPageBreak/>
              <w:t>Символ</w:t>
            </w:r>
          </w:p>
        </w:tc>
        <w:tc>
          <w:tcPr>
            <w:tcW w:w="3117" w:type="dxa"/>
          </w:tcPr>
          <w:p w14:paraId="4C1D61FE" w14:textId="65964E4D" w:rsidR="00D1449D" w:rsidRPr="00D1449D" w:rsidRDefault="00D1449D" w:rsidP="007C3753">
            <w:r>
              <w:rPr>
                <w:lang w:val="en-US"/>
              </w:rPr>
              <w:t xml:space="preserve">ACSII </w:t>
            </w:r>
            <w:r>
              <w:t>код</w:t>
            </w:r>
          </w:p>
        </w:tc>
        <w:tc>
          <w:tcPr>
            <w:tcW w:w="3117" w:type="dxa"/>
          </w:tcPr>
          <w:p w14:paraId="1E451F9F" w14:textId="3FDB0CAF" w:rsidR="00D1449D" w:rsidRPr="00D1449D" w:rsidRDefault="00D1449D" w:rsidP="007C3753">
            <w:r>
              <w:t>Бинарное представление</w:t>
            </w:r>
          </w:p>
        </w:tc>
      </w:tr>
      <w:tr w:rsidR="00D1449D" w14:paraId="56DE5435" w14:textId="77777777" w:rsidTr="00D1449D">
        <w:tc>
          <w:tcPr>
            <w:tcW w:w="3116" w:type="dxa"/>
          </w:tcPr>
          <w:p w14:paraId="54224E93" w14:textId="4BFCB54E" w:rsidR="00D1449D" w:rsidRPr="00D1449D" w:rsidRDefault="00D1449D" w:rsidP="007C3753">
            <w:pPr>
              <w:rPr>
                <w:lang w:val="en-US"/>
              </w:rPr>
            </w:pPr>
            <w:r>
              <w:rPr>
                <w:lang w:val="en-US"/>
              </w:rPr>
              <w:t>h</w:t>
            </w:r>
          </w:p>
        </w:tc>
        <w:tc>
          <w:tcPr>
            <w:tcW w:w="3117" w:type="dxa"/>
          </w:tcPr>
          <w:p w14:paraId="432D52E4" w14:textId="670F26B3" w:rsidR="00D1449D" w:rsidRPr="00D1449D" w:rsidRDefault="00D1449D" w:rsidP="007C3753">
            <w:pPr>
              <w:rPr>
                <w:lang w:val="en-US"/>
              </w:rPr>
            </w:pPr>
            <w:r>
              <w:rPr>
                <w:lang w:val="en-US"/>
              </w:rPr>
              <w:t>68</w:t>
            </w:r>
          </w:p>
        </w:tc>
        <w:tc>
          <w:tcPr>
            <w:tcW w:w="3117" w:type="dxa"/>
          </w:tcPr>
          <w:p w14:paraId="3CD1C779" w14:textId="4EBFBC82" w:rsidR="00D1449D" w:rsidRPr="00D1449D" w:rsidRDefault="00D1449D" w:rsidP="007C3753">
            <w:pPr>
              <w:rPr>
                <w:lang w:val="en-US"/>
              </w:rPr>
            </w:pPr>
            <w:r>
              <w:rPr>
                <w:lang w:val="en-US"/>
              </w:rPr>
              <w:t>01000100</w:t>
            </w:r>
          </w:p>
        </w:tc>
      </w:tr>
      <w:tr w:rsidR="00D1449D" w14:paraId="7C3EC64B" w14:textId="77777777" w:rsidTr="00D1449D">
        <w:tc>
          <w:tcPr>
            <w:tcW w:w="3116" w:type="dxa"/>
          </w:tcPr>
          <w:p w14:paraId="2A515AA2" w14:textId="38C440E9" w:rsidR="00D1449D" w:rsidRPr="00D1449D" w:rsidRDefault="00D1449D" w:rsidP="007C3753">
            <w:pPr>
              <w:rPr>
                <w:lang w:val="en-US"/>
              </w:rPr>
            </w:pPr>
            <w:r>
              <w:rPr>
                <w:lang w:val="en-US"/>
              </w:rPr>
              <w:t>a</w:t>
            </w:r>
          </w:p>
        </w:tc>
        <w:tc>
          <w:tcPr>
            <w:tcW w:w="3117" w:type="dxa"/>
          </w:tcPr>
          <w:p w14:paraId="0E0EC97A" w14:textId="1EC18B69" w:rsidR="00D1449D" w:rsidRPr="00D1449D" w:rsidRDefault="00D1449D" w:rsidP="007C3753">
            <w:pPr>
              <w:rPr>
                <w:lang w:val="en-US"/>
              </w:rPr>
            </w:pPr>
            <w:r>
              <w:rPr>
                <w:lang w:val="en-US"/>
              </w:rPr>
              <w:t>61</w:t>
            </w:r>
          </w:p>
        </w:tc>
        <w:tc>
          <w:tcPr>
            <w:tcW w:w="3117" w:type="dxa"/>
          </w:tcPr>
          <w:p w14:paraId="685411E1" w14:textId="61D31E9B" w:rsidR="00D1449D" w:rsidRPr="00D1449D" w:rsidRDefault="00D1449D" w:rsidP="007C3753">
            <w:pPr>
              <w:rPr>
                <w:lang w:val="en-US"/>
              </w:rPr>
            </w:pPr>
            <w:r>
              <w:rPr>
                <w:lang w:val="en-US"/>
              </w:rPr>
              <w:t>00111101</w:t>
            </w:r>
          </w:p>
        </w:tc>
      </w:tr>
      <w:tr w:rsidR="00D1449D" w14:paraId="63B8826C" w14:textId="77777777" w:rsidTr="00D1449D">
        <w:tc>
          <w:tcPr>
            <w:tcW w:w="3116" w:type="dxa"/>
          </w:tcPr>
          <w:p w14:paraId="0F4A181F" w14:textId="7B4A1857" w:rsidR="00D1449D" w:rsidRPr="00D1449D" w:rsidRDefault="00D1449D" w:rsidP="007C3753">
            <w:pPr>
              <w:rPr>
                <w:lang w:val="en-US"/>
              </w:rPr>
            </w:pPr>
            <w:r>
              <w:rPr>
                <w:lang w:val="en-US"/>
              </w:rPr>
              <w:t>b</w:t>
            </w:r>
          </w:p>
        </w:tc>
        <w:tc>
          <w:tcPr>
            <w:tcW w:w="3117" w:type="dxa"/>
          </w:tcPr>
          <w:p w14:paraId="288C0DE4" w14:textId="492C86DF" w:rsidR="00D1449D" w:rsidRPr="00D1449D" w:rsidRDefault="00D1449D" w:rsidP="007C3753">
            <w:pPr>
              <w:rPr>
                <w:lang w:val="en-US"/>
              </w:rPr>
            </w:pPr>
            <w:r>
              <w:rPr>
                <w:lang w:val="en-US"/>
              </w:rPr>
              <w:t>62</w:t>
            </w:r>
          </w:p>
        </w:tc>
        <w:tc>
          <w:tcPr>
            <w:tcW w:w="3117" w:type="dxa"/>
          </w:tcPr>
          <w:p w14:paraId="1FFDB940" w14:textId="1CCED38D" w:rsidR="00D1449D" w:rsidRPr="00D1449D" w:rsidRDefault="00D1449D" w:rsidP="007C3753">
            <w:pPr>
              <w:rPr>
                <w:lang w:val="en-US"/>
              </w:rPr>
            </w:pPr>
            <w:r>
              <w:rPr>
                <w:lang w:val="en-US"/>
              </w:rPr>
              <w:t>00111110</w:t>
            </w:r>
          </w:p>
        </w:tc>
      </w:tr>
      <w:tr w:rsidR="00D1449D" w14:paraId="7836B4D5" w14:textId="77777777" w:rsidTr="00D1449D">
        <w:tc>
          <w:tcPr>
            <w:tcW w:w="3116" w:type="dxa"/>
          </w:tcPr>
          <w:p w14:paraId="38704F96" w14:textId="45967747" w:rsidR="00D1449D" w:rsidRPr="00D1449D" w:rsidRDefault="00D1449D" w:rsidP="007C3753">
            <w:pPr>
              <w:rPr>
                <w:lang w:val="en-US"/>
              </w:rPr>
            </w:pPr>
            <w:r>
              <w:rPr>
                <w:lang w:val="en-US"/>
              </w:rPr>
              <w:t>r</w:t>
            </w:r>
          </w:p>
        </w:tc>
        <w:tc>
          <w:tcPr>
            <w:tcW w:w="3117" w:type="dxa"/>
          </w:tcPr>
          <w:p w14:paraId="47AA0BFA" w14:textId="4180794C" w:rsidR="00D1449D" w:rsidRPr="00D1449D" w:rsidRDefault="00D1449D" w:rsidP="007C3753">
            <w:pPr>
              <w:rPr>
                <w:lang w:val="en-US"/>
              </w:rPr>
            </w:pPr>
            <w:r>
              <w:rPr>
                <w:lang w:val="en-US"/>
              </w:rPr>
              <w:t>72</w:t>
            </w:r>
          </w:p>
        </w:tc>
        <w:tc>
          <w:tcPr>
            <w:tcW w:w="3117" w:type="dxa"/>
          </w:tcPr>
          <w:p w14:paraId="619A5188" w14:textId="7B3D9DDA" w:rsidR="00D1449D" w:rsidRPr="00D1449D" w:rsidRDefault="00D1449D" w:rsidP="007C3753">
            <w:pPr>
              <w:rPr>
                <w:lang w:val="en-US"/>
              </w:rPr>
            </w:pPr>
            <w:r>
              <w:rPr>
                <w:lang w:val="en-US"/>
              </w:rPr>
              <w:t>01001000</w:t>
            </w:r>
          </w:p>
        </w:tc>
      </w:tr>
    </w:tbl>
    <w:p w14:paraId="40D1D9D3" w14:textId="7D7A156D" w:rsidR="00D1449D" w:rsidRDefault="00D1449D" w:rsidP="007C3753">
      <w:pPr>
        <w:ind w:firstLine="360"/>
      </w:pPr>
      <w:r w:rsidRPr="00D1449D">
        <w:t>На этом этапе стоит определиться с, так называемой, длиной информационного слова, то есть длиной строки из нулей и единиц, которые мы будем кодировать. Допустим</w:t>
      </w:r>
      <w:r>
        <w:t>,</w:t>
      </w:r>
      <w:r w:rsidRPr="00D1449D">
        <w:t xml:space="preserve"> длина слова будет равна 16. Таким образом, необходимо разделить исходное сообщение («habr») на блоки по 16 бит, которые потом</w:t>
      </w:r>
      <w:r>
        <w:t xml:space="preserve"> будут</w:t>
      </w:r>
      <w:r w:rsidRPr="00D1449D">
        <w:t xml:space="preserve"> кодировать</w:t>
      </w:r>
      <w:r>
        <w:t>ся</w:t>
      </w:r>
      <w:r w:rsidRPr="00D1449D">
        <w:t xml:space="preserve"> отдельно друг от друга. Так как один символ занимает в памяти 8 бит, то в одно кодируемое слово помещается ровно два ASCII символа. </w:t>
      </w:r>
      <w:r w:rsidR="00B714FF">
        <w:t>Тогда получаются</w:t>
      </w:r>
      <w:r>
        <w:t xml:space="preserve"> две бинарные строки по 16 бит:</w:t>
      </w:r>
    </w:p>
    <w:tbl>
      <w:tblPr>
        <w:tblStyle w:val="TableGrid"/>
        <w:tblW w:w="0" w:type="auto"/>
        <w:tblLook w:val="04A0" w:firstRow="1" w:lastRow="0" w:firstColumn="1" w:lastColumn="0" w:noHBand="0" w:noVBand="1"/>
      </w:tblPr>
      <w:tblGrid>
        <w:gridCol w:w="4673"/>
        <w:gridCol w:w="4672"/>
      </w:tblGrid>
      <w:tr w:rsidR="00D1449D" w14:paraId="51EF8A3E" w14:textId="77777777" w:rsidTr="00D1449D">
        <w:tc>
          <w:tcPr>
            <w:tcW w:w="4675" w:type="dxa"/>
          </w:tcPr>
          <w:p w14:paraId="67D0C8E3" w14:textId="1B497A13" w:rsidR="00D1449D" w:rsidRPr="00D1449D" w:rsidRDefault="00D1449D" w:rsidP="007C3753">
            <w:pPr>
              <w:rPr>
                <w:lang w:val="en-US"/>
              </w:rPr>
            </w:pPr>
            <w:r>
              <w:rPr>
                <w:lang w:val="en-US"/>
              </w:rPr>
              <w:t>h</w:t>
            </w:r>
          </w:p>
        </w:tc>
        <w:tc>
          <w:tcPr>
            <w:tcW w:w="4675" w:type="dxa"/>
          </w:tcPr>
          <w:p w14:paraId="4FB79C2F" w14:textId="6CDCDFE0" w:rsidR="00D1449D" w:rsidRPr="00D1449D" w:rsidRDefault="00D1449D" w:rsidP="007C3753">
            <w:pPr>
              <w:rPr>
                <w:lang w:val="en-US"/>
              </w:rPr>
            </w:pPr>
            <w:r>
              <w:rPr>
                <w:lang w:val="en-US"/>
              </w:rPr>
              <w:t>a</w:t>
            </w:r>
          </w:p>
        </w:tc>
      </w:tr>
      <w:tr w:rsidR="00D1449D" w14:paraId="5C67FE1F" w14:textId="77777777" w:rsidTr="00D1449D">
        <w:tc>
          <w:tcPr>
            <w:tcW w:w="4675" w:type="dxa"/>
          </w:tcPr>
          <w:p w14:paraId="6D975E30" w14:textId="53DF69EC" w:rsidR="00D1449D" w:rsidRPr="00D1449D" w:rsidRDefault="00D1449D" w:rsidP="007C3753">
            <w:pPr>
              <w:rPr>
                <w:lang w:val="en-US"/>
              </w:rPr>
            </w:pPr>
            <w:r>
              <w:rPr>
                <w:lang w:val="en-US"/>
              </w:rPr>
              <w:t>01000100</w:t>
            </w:r>
          </w:p>
        </w:tc>
        <w:tc>
          <w:tcPr>
            <w:tcW w:w="4675" w:type="dxa"/>
          </w:tcPr>
          <w:p w14:paraId="63054654" w14:textId="44A591C0" w:rsidR="00D1449D" w:rsidRPr="00D1449D" w:rsidRDefault="00D1449D" w:rsidP="007C3753">
            <w:pPr>
              <w:rPr>
                <w:lang w:val="en-US"/>
              </w:rPr>
            </w:pPr>
            <w:r>
              <w:rPr>
                <w:lang w:val="en-US"/>
              </w:rPr>
              <w:t>00111101</w:t>
            </w:r>
          </w:p>
        </w:tc>
      </w:tr>
    </w:tbl>
    <w:p w14:paraId="4DD4D479" w14:textId="69F07890" w:rsidR="00D1449D" w:rsidRDefault="00D1449D" w:rsidP="007C3753">
      <w:pPr>
        <w:ind w:firstLine="360"/>
      </w:pPr>
    </w:p>
    <w:tbl>
      <w:tblPr>
        <w:tblStyle w:val="TableGrid"/>
        <w:tblW w:w="0" w:type="auto"/>
        <w:tblLook w:val="04A0" w:firstRow="1" w:lastRow="0" w:firstColumn="1" w:lastColumn="0" w:noHBand="0" w:noVBand="1"/>
      </w:tblPr>
      <w:tblGrid>
        <w:gridCol w:w="4672"/>
        <w:gridCol w:w="4673"/>
      </w:tblGrid>
      <w:tr w:rsidR="00D1449D" w14:paraId="0871B5B0" w14:textId="77777777" w:rsidTr="00D1449D">
        <w:tc>
          <w:tcPr>
            <w:tcW w:w="4675" w:type="dxa"/>
          </w:tcPr>
          <w:p w14:paraId="256CFBA0" w14:textId="3756BB5E" w:rsidR="00D1449D" w:rsidRPr="00D1449D" w:rsidRDefault="00D1449D" w:rsidP="007C3753">
            <w:pPr>
              <w:rPr>
                <w:lang w:val="en-US"/>
              </w:rPr>
            </w:pPr>
            <w:r>
              <w:rPr>
                <w:lang w:val="en-US"/>
              </w:rPr>
              <w:t>b</w:t>
            </w:r>
          </w:p>
        </w:tc>
        <w:tc>
          <w:tcPr>
            <w:tcW w:w="4675" w:type="dxa"/>
          </w:tcPr>
          <w:p w14:paraId="60FDECC9" w14:textId="75362B23" w:rsidR="00D1449D" w:rsidRPr="00D1449D" w:rsidRDefault="00D1449D" w:rsidP="007C3753">
            <w:pPr>
              <w:rPr>
                <w:lang w:val="en-US"/>
              </w:rPr>
            </w:pPr>
            <w:r>
              <w:rPr>
                <w:lang w:val="en-US"/>
              </w:rPr>
              <w:t>r</w:t>
            </w:r>
          </w:p>
        </w:tc>
      </w:tr>
      <w:tr w:rsidR="00D1449D" w14:paraId="5B4D1620" w14:textId="77777777" w:rsidTr="00D1449D">
        <w:tc>
          <w:tcPr>
            <w:tcW w:w="4675" w:type="dxa"/>
          </w:tcPr>
          <w:p w14:paraId="0D53CC2D" w14:textId="48910452" w:rsidR="00D1449D" w:rsidRPr="00D1449D" w:rsidRDefault="00D1449D" w:rsidP="007C3753">
            <w:pPr>
              <w:rPr>
                <w:lang w:val="en-US"/>
              </w:rPr>
            </w:pPr>
            <w:r>
              <w:rPr>
                <w:lang w:val="en-US"/>
              </w:rPr>
              <w:t>0111110</w:t>
            </w:r>
          </w:p>
        </w:tc>
        <w:tc>
          <w:tcPr>
            <w:tcW w:w="4675" w:type="dxa"/>
          </w:tcPr>
          <w:p w14:paraId="62CC8667" w14:textId="7E5F9FF1" w:rsidR="00D1449D" w:rsidRPr="00D1449D" w:rsidRDefault="00D1449D" w:rsidP="007C3753">
            <w:pPr>
              <w:rPr>
                <w:lang w:val="en-US"/>
              </w:rPr>
            </w:pPr>
            <w:r>
              <w:rPr>
                <w:lang w:val="en-US"/>
              </w:rPr>
              <w:t>01001000</w:t>
            </w:r>
          </w:p>
        </w:tc>
      </w:tr>
    </w:tbl>
    <w:p w14:paraId="62875CE3" w14:textId="77777777" w:rsidR="00D1449D" w:rsidRDefault="00D1449D" w:rsidP="007C3753">
      <w:pPr>
        <w:ind w:firstLine="360"/>
      </w:pPr>
    </w:p>
    <w:p w14:paraId="116521FE" w14:textId="77777777" w:rsidR="00D1449D" w:rsidRDefault="00D1449D" w:rsidP="00D1449D">
      <w:pPr>
        <w:ind w:firstLine="360"/>
      </w:pPr>
      <w:r>
        <w:t>После этого процесс кодирования распараллеливается, и две части сообщения («ha» и «br») кодируются независимо друг от друга. Рассмотрим, как это делается на примере первой части.</w:t>
      </w:r>
    </w:p>
    <w:p w14:paraId="75DA59E4" w14:textId="49516DE9" w:rsidR="00A51989" w:rsidRDefault="00D1449D" w:rsidP="00D1449D">
      <w:pPr>
        <w:ind w:firstLine="360"/>
      </w:pPr>
      <w:r>
        <w:t xml:space="preserve">Прежде всего, в </w:t>
      </w:r>
      <w:r w:rsidR="00B714FF">
        <w:t>позиции с номерами, равными степеням двойки, вставляются контрольные биты</w:t>
      </w:r>
      <w:r>
        <w:t xml:space="preserve">. В данном случае (при длине информационного слова в 16 бит) это будут позиции 1, 2, 4, 8, 16. </w:t>
      </w:r>
    </w:p>
    <w:p w14:paraId="53F24F19" w14:textId="77777777" w:rsidR="00A51989" w:rsidRDefault="00A51989">
      <w:pPr>
        <w:spacing w:line="259" w:lineRule="auto"/>
        <w:jc w:val="left"/>
      </w:pPr>
      <w:r>
        <w:br w:type="page"/>
      </w:r>
    </w:p>
    <w:p w14:paraId="3587DECE" w14:textId="54B78187" w:rsidR="00D1449D" w:rsidRDefault="00D1449D" w:rsidP="00D1449D">
      <w:pPr>
        <w:ind w:firstLine="360"/>
      </w:pPr>
      <w:r>
        <w:lastRenderedPageBreak/>
        <w:t>Соответственно, получилось 5 контрольных бит (выделены):</w:t>
      </w:r>
    </w:p>
    <w:tbl>
      <w:tblPr>
        <w:tblStyle w:val="TableGrid"/>
        <w:tblW w:w="0" w:type="auto"/>
        <w:tblLook w:val="04A0" w:firstRow="1" w:lastRow="0" w:firstColumn="1" w:lastColumn="0" w:noHBand="0" w:noVBand="1"/>
      </w:tblPr>
      <w:tblGrid>
        <w:gridCol w:w="4673"/>
        <w:gridCol w:w="4672"/>
      </w:tblGrid>
      <w:tr w:rsidR="00D1449D" w14:paraId="470BB3E8" w14:textId="77777777" w:rsidTr="00D1449D">
        <w:tc>
          <w:tcPr>
            <w:tcW w:w="4675" w:type="dxa"/>
          </w:tcPr>
          <w:p w14:paraId="496A1245" w14:textId="0C6B80AD" w:rsidR="00D1449D" w:rsidRPr="00D1449D" w:rsidRDefault="00D1449D" w:rsidP="00D1449D">
            <w:pPr>
              <w:rPr>
                <w:lang w:val="en-US"/>
              </w:rPr>
            </w:pPr>
            <w:r>
              <w:rPr>
                <w:lang w:val="en-US"/>
              </w:rPr>
              <w:t>h</w:t>
            </w:r>
          </w:p>
        </w:tc>
        <w:tc>
          <w:tcPr>
            <w:tcW w:w="4675" w:type="dxa"/>
          </w:tcPr>
          <w:p w14:paraId="054BC686" w14:textId="3096489A" w:rsidR="00D1449D" w:rsidRPr="00D1449D" w:rsidRDefault="00D1449D" w:rsidP="00D1449D">
            <w:pPr>
              <w:rPr>
                <w:lang w:val="en-US"/>
              </w:rPr>
            </w:pPr>
            <w:r>
              <w:rPr>
                <w:lang w:val="en-US"/>
              </w:rPr>
              <w:t>a</w:t>
            </w:r>
          </w:p>
        </w:tc>
      </w:tr>
      <w:tr w:rsidR="00D1449D" w14:paraId="7FBDA44B" w14:textId="77777777" w:rsidTr="00D1449D">
        <w:tc>
          <w:tcPr>
            <w:tcW w:w="4675" w:type="dxa"/>
          </w:tcPr>
          <w:p w14:paraId="2701B216" w14:textId="237F7A99" w:rsidR="00D1449D" w:rsidRPr="00D1449D" w:rsidRDefault="00D1449D" w:rsidP="00D1449D">
            <w:pPr>
              <w:rPr>
                <w:lang w:val="en-US"/>
              </w:rPr>
            </w:pPr>
            <w:r w:rsidRPr="00B714FF">
              <w:rPr>
                <w:color w:val="FF0000"/>
                <w:highlight w:val="yellow"/>
                <w:lang w:val="en-US"/>
              </w:rPr>
              <w:t>00</w:t>
            </w:r>
            <w:r>
              <w:rPr>
                <w:lang w:val="en-US"/>
              </w:rPr>
              <w:t>0</w:t>
            </w:r>
            <w:r w:rsidRPr="00B714FF">
              <w:rPr>
                <w:color w:val="FF0000"/>
                <w:highlight w:val="yellow"/>
                <w:lang w:val="en-US"/>
              </w:rPr>
              <w:t>0</w:t>
            </w:r>
            <w:r>
              <w:rPr>
                <w:lang w:val="en-US"/>
              </w:rPr>
              <w:t>10000100</w:t>
            </w:r>
          </w:p>
        </w:tc>
        <w:tc>
          <w:tcPr>
            <w:tcW w:w="4675" w:type="dxa"/>
          </w:tcPr>
          <w:p w14:paraId="0719B190" w14:textId="6C8F123A" w:rsidR="00D1449D" w:rsidRPr="00D1449D" w:rsidRDefault="00D1449D" w:rsidP="00D1449D">
            <w:pPr>
              <w:rPr>
                <w:lang w:val="en-US"/>
              </w:rPr>
            </w:pPr>
            <w:r>
              <w:rPr>
                <w:lang w:val="en-US"/>
              </w:rPr>
              <w:t>001</w:t>
            </w:r>
            <w:r w:rsidRPr="00B714FF">
              <w:rPr>
                <w:color w:val="FF0000"/>
                <w:highlight w:val="yellow"/>
                <w:lang w:val="en-US"/>
              </w:rPr>
              <w:t>0</w:t>
            </w:r>
            <w:r>
              <w:rPr>
                <w:lang w:val="en-US"/>
              </w:rPr>
              <w:t>1101</w:t>
            </w:r>
          </w:p>
        </w:tc>
      </w:tr>
    </w:tbl>
    <w:p w14:paraId="206F1030" w14:textId="77777777" w:rsidR="00D1449D" w:rsidRDefault="00D1449D" w:rsidP="00D1449D">
      <w:pPr>
        <w:ind w:firstLine="360"/>
      </w:pPr>
    </w:p>
    <w:p w14:paraId="47BB2252" w14:textId="39D9F30F" w:rsidR="00D1449D" w:rsidRDefault="00D1449D" w:rsidP="00D1449D">
      <w:pPr>
        <w:ind w:firstLine="360"/>
      </w:pPr>
      <w:r w:rsidRPr="00D1449D">
        <w:t>Таким образом, длина всего сообщения увеличилась на 5 бит. До вы</w:t>
      </w:r>
      <w:r>
        <w:t xml:space="preserve">числения самих контрольных бит им присваивается </w:t>
      </w:r>
      <w:r w:rsidRPr="00D1449D">
        <w:t>значение «0».</w:t>
      </w:r>
    </w:p>
    <w:p w14:paraId="1DC069C6" w14:textId="77777777" w:rsidR="00595F53" w:rsidRDefault="00D1449D" w:rsidP="00D1449D">
      <w:pPr>
        <w:ind w:firstLine="360"/>
      </w:pPr>
      <w:r>
        <w:t xml:space="preserve">Теперь необходимо вычислить значение каждого контрольного бита. Значение каждого контрольного бита зависит от значений информационных бит, которые этот контрольных бит контролирует. Для того, чтобы понять, за какие биты отвечает каждых контрольный бит необходимо понять очень простую закономерность: контрольный бит с номером N контролирует все последующие N бит через каждые N бит, начиная с позиции N. </w:t>
      </w:r>
    </w:p>
    <w:tbl>
      <w:tblPr>
        <w:tblStyle w:val="TableGrid"/>
        <w:tblW w:w="9618" w:type="dxa"/>
        <w:tblLook w:val="04A0" w:firstRow="1" w:lastRow="0" w:firstColumn="1" w:lastColumn="0" w:noHBand="0" w:noVBand="1"/>
      </w:tblPr>
      <w:tblGrid>
        <w:gridCol w:w="399"/>
        <w:gridCol w:w="399"/>
        <w:gridCol w:w="399"/>
        <w:gridCol w:w="399"/>
        <w:gridCol w:w="398"/>
        <w:gridCol w:w="398"/>
        <w:gridCol w:w="398"/>
        <w:gridCol w:w="398"/>
        <w:gridCol w:w="398"/>
        <w:gridCol w:w="464"/>
        <w:gridCol w:w="464"/>
        <w:gridCol w:w="464"/>
        <w:gridCol w:w="464"/>
        <w:gridCol w:w="464"/>
        <w:gridCol w:w="464"/>
        <w:gridCol w:w="464"/>
        <w:gridCol w:w="464"/>
        <w:gridCol w:w="464"/>
        <w:gridCol w:w="464"/>
        <w:gridCol w:w="464"/>
        <w:gridCol w:w="464"/>
        <w:gridCol w:w="464"/>
      </w:tblGrid>
      <w:tr w:rsidR="00595F53" w:rsidRPr="001C73DF" w14:paraId="12CC057E" w14:textId="77777777" w:rsidTr="00595F53">
        <w:trPr>
          <w:trHeight w:val="849"/>
        </w:trPr>
        <w:tc>
          <w:tcPr>
            <w:tcW w:w="399" w:type="dxa"/>
          </w:tcPr>
          <w:p w14:paraId="6674F7D3" w14:textId="61476436" w:rsidR="00595F53" w:rsidRPr="001C73DF" w:rsidRDefault="00595F53" w:rsidP="00D1449D">
            <w:pPr>
              <w:rPr>
                <w:sz w:val="24"/>
                <w:szCs w:val="24"/>
              </w:rPr>
            </w:pPr>
            <w:r w:rsidRPr="001C73DF">
              <w:rPr>
                <w:sz w:val="24"/>
                <w:szCs w:val="24"/>
              </w:rPr>
              <w:t>1</w:t>
            </w:r>
          </w:p>
        </w:tc>
        <w:tc>
          <w:tcPr>
            <w:tcW w:w="399" w:type="dxa"/>
          </w:tcPr>
          <w:p w14:paraId="305434EB" w14:textId="0ADC659B" w:rsidR="00595F53" w:rsidRPr="001C73DF" w:rsidRDefault="00595F53" w:rsidP="00D1449D">
            <w:pPr>
              <w:rPr>
                <w:sz w:val="24"/>
                <w:szCs w:val="24"/>
              </w:rPr>
            </w:pPr>
            <w:r w:rsidRPr="001C73DF">
              <w:rPr>
                <w:sz w:val="24"/>
                <w:szCs w:val="24"/>
              </w:rPr>
              <w:t>2</w:t>
            </w:r>
          </w:p>
        </w:tc>
        <w:tc>
          <w:tcPr>
            <w:tcW w:w="399" w:type="dxa"/>
          </w:tcPr>
          <w:p w14:paraId="297ED7FD" w14:textId="443293B2" w:rsidR="00595F53" w:rsidRPr="001C73DF" w:rsidRDefault="00595F53" w:rsidP="00D1449D">
            <w:pPr>
              <w:rPr>
                <w:sz w:val="24"/>
                <w:szCs w:val="24"/>
              </w:rPr>
            </w:pPr>
            <w:r w:rsidRPr="001C73DF">
              <w:rPr>
                <w:sz w:val="24"/>
                <w:szCs w:val="24"/>
              </w:rPr>
              <w:t>3</w:t>
            </w:r>
          </w:p>
        </w:tc>
        <w:tc>
          <w:tcPr>
            <w:tcW w:w="399" w:type="dxa"/>
          </w:tcPr>
          <w:p w14:paraId="0230DCBB" w14:textId="6358E9D4" w:rsidR="00595F53" w:rsidRPr="001C73DF" w:rsidRDefault="00595F53" w:rsidP="00D1449D">
            <w:pPr>
              <w:rPr>
                <w:sz w:val="24"/>
                <w:szCs w:val="24"/>
              </w:rPr>
            </w:pPr>
            <w:r w:rsidRPr="001C73DF">
              <w:rPr>
                <w:sz w:val="24"/>
                <w:szCs w:val="24"/>
              </w:rPr>
              <w:t>4</w:t>
            </w:r>
          </w:p>
        </w:tc>
        <w:tc>
          <w:tcPr>
            <w:tcW w:w="398" w:type="dxa"/>
          </w:tcPr>
          <w:p w14:paraId="2790A0EA" w14:textId="650F65DF" w:rsidR="00595F53" w:rsidRPr="001C73DF" w:rsidRDefault="00595F53" w:rsidP="00D1449D">
            <w:pPr>
              <w:rPr>
                <w:sz w:val="24"/>
                <w:szCs w:val="24"/>
              </w:rPr>
            </w:pPr>
            <w:r w:rsidRPr="001C73DF">
              <w:rPr>
                <w:sz w:val="24"/>
                <w:szCs w:val="24"/>
              </w:rPr>
              <w:t>5</w:t>
            </w:r>
          </w:p>
        </w:tc>
        <w:tc>
          <w:tcPr>
            <w:tcW w:w="398" w:type="dxa"/>
          </w:tcPr>
          <w:p w14:paraId="727A0693" w14:textId="1AC3FF85" w:rsidR="00595F53" w:rsidRPr="001C73DF" w:rsidRDefault="00595F53" w:rsidP="00D1449D">
            <w:pPr>
              <w:rPr>
                <w:sz w:val="24"/>
                <w:szCs w:val="24"/>
              </w:rPr>
            </w:pPr>
            <w:r w:rsidRPr="001C73DF">
              <w:rPr>
                <w:sz w:val="24"/>
                <w:szCs w:val="24"/>
              </w:rPr>
              <w:t>6</w:t>
            </w:r>
          </w:p>
        </w:tc>
        <w:tc>
          <w:tcPr>
            <w:tcW w:w="398" w:type="dxa"/>
          </w:tcPr>
          <w:p w14:paraId="4E5B36E1" w14:textId="6C2E4D2F" w:rsidR="00595F53" w:rsidRPr="001C73DF" w:rsidRDefault="00595F53" w:rsidP="00D1449D">
            <w:pPr>
              <w:rPr>
                <w:sz w:val="24"/>
                <w:szCs w:val="24"/>
              </w:rPr>
            </w:pPr>
            <w:r w:rsidRPr="001C73DF">
              <w:rPr>
                <w:sz w:val="24"/>
                <w:szCs w:val="24"/>
              </w:rPr>
              <w:t>7</w:t>
            </w:r>
          </w:p>
        </w:tc>
        <w:tc>
          <w:tcPr>
            <w:tcW w:w="398" w:type="dxa"/>
          </w:tcPr>
          <w:p w14:paraId="1C552AC9" w14:textId="4753E2EF" w:rsidR="00595F53" w:rsidRPr="001C73DF" w:rsidRDefault="00595F53" w:rsidP="00D1449D">
            <w:pPr>
              <w:rPr>
                <w:sz w:val="24"/>
                <w:szCs w:val="24"/>
              </w:rPr>
            </w:pPr>
            <w:r w:rsidRPr="001C73DF">
              <w:rPr>
                <w:sz w:val="24"/>
                <w:szCs w:val="24"/>
              </w:rPr>
              <w:t>8</w:t>
            </w:r>
          </w:p>
        </w:tc>
        <w:tc>
          <w:tcPr>
            <w:tcW w:w="398" w:type="dxa"/>
          </w:tcPr>
          <w:p w14:paraId="0A571AB8" w14:textId="7835C329" w:rsidR="00595F53" w:rsidRPr="001C73DF" w:rsidRDefault="00595F53" w:rsidP="00D1449D">
            <w:pPr>
              <w:rPr>
                <w:sz w:val="24"/>
                <w:szCs w:val="24"/>
              </w:rPr>
            </w:pPr>
            <w:r w:rsidRPr="001C73DF">
              <w:rPr>
                <w:sz w:val="24"/>
                <w:szCs w:val="24"/>
              </w:rPr>
              <w:t>9</w:t>
            </w:r>
          </w:p>
        </w:tc>
        <w:tc>
          <w:tcPr>
            <w:tcW w:w="464" w:type="dxa"/>
          </w:tcPr>
          <w:p w14:paraId="4AA8B313" w14:textId="418D0204" w:rsidR="00595F53" w:rsidRPr="001C73DF" w:rsidRDefault="00595F53" w:rsidP="00D1449D">
            <w:pPr>
              <w:rPr>
                <w:sz w:val="24"/>
                <w:szCs w:val="24"/>
              </w:rPr>
            </w:pPr>
            <w:r w:rsidRPr="001C73DF">
              <w:rPr>
                <w:sz w:val="24"/>
                <w:szCs w:val="24"/>
              </w:rPr>
              <w:t>10</w:t>
            </w:r>
          </w:p>
        </w:tc>
        <w:tc>
          <w:tcPr>
            <w:tcW w:w="464" w:type="dxa"/>
          </w:tcPr>
          <w:p w14:paraId="44EABC84" w14:textId="599332B0" w:rsidR="00595F53" w:rsidRPr="001C73DF" w:rsidRDefault="00595F53" w:rsidP="00D1449D">
            <w:pPr>
              <w:rPr>
                <w:sz w:val="24"/>
                <w:szCs w:val="24"/>
              </w:rPr>
            </w:pPr>
            <w:r w:rsidRPr="001C73DF">
              <w:rPr>
                <w:sz w:val="24"/>
                <w:szCs w:val="24"/>
              </w:rPr>
              <w:t>11</w:t>
            </w:r>
          </w:p>
        </w:tc>
        <w:tc>
          <w:tcPr>
            <w:tcW w:w="464" w:type="dxa"/>
          </w:tcPr>
          <w:p w14:paraId="7C4EDAE8" w14:textId="7F0C5E9A" w:rsidR="00595F53" w:rsidRPr="001C73DF" w:rsidRDefault="00595F53" w:rsidP="00D1449D">
            <w:pPr>
              <w:rPr>
                <w:sz w:val="24"/>
                <w:szCs w:val="24"/>
              </w:rPr>
            </w:pPr>
            <w:r w:rsidRPr="001C73DF">
              <w:rPr>
                <w:sz w:val="24"/>
                <w:szCs w:val="24"/>
              </w:rPr>
              <w:t>12</w:t>
            </w:r>
          </w:p>
        </w:tc>
        <w:tc>
          <w:tcPr>
            <w:tcW w:w="464" w:type="dxa"/>
          </w:tcPr>
          <w:p w14:paraId="7830F701" w14:textId="189643E4" w:rsidR="00595F53" w:rsidRPr="001C73DF" w:rsidRDefault="00595F53" w:rsidP="00D1449D">
            <w:pPr>
              <w:rPr>
                <w:sz w:val="24"/>
                <w:szCs w:val="24"/>
              </w:rPr>
            </w:pPr>
            <w:r w:rsidRPr="001C73DF">
              <w:rPr>
                <w:sz w:val="24"/>
                <w:szCs w:val="24"/>
              </w:rPr>
              <w:t>13</w:t>
            </w:r>
          </w:p>
        </w:tc>
        <w:tc>
          <w:tcPr>
            <w:tcW w:w="464" w:type="dxa"/>
          </w:tcPr>
          <w:p w14:paraId="0980E3F8" w14:textId="57B744BD" w:rsidR="00595F53" w:rsidRPr="001C73DF" w:rsidRDefault="00595F53" w:rsidP="00D1449D">
            <w:pPr>
              <w:rPr>
                <w:sz w:val="24"/>
                <w:szCs w:val="24"/>
              </w:rPr>
            </w:pPr>
            <w:r w:rsidRPr="001C73DF">
              <w:rPr>
                <w:sz w:val="24"/>
                <w:szCs w:val="24"/>
              </w:rPr>
              <w:t>14</w:t>
            </w:r>
          </w:p>
        </w:tc>
        <w:tc>
          <w:tcPr>
            <w:tcW w:w="464" w:type="dxa"/>
          </w:tcPr>
          <w:p w14:paraId="30B64549" w14:textId="2CD4E85E" w:rsidR="00595F53" w:rsidRPr="001C73DF" w:rsidRDefault="00595F53" w:rsidP="00D1449D">
            <w:pPr>
              <w:rPr>
                <w:sz w:val="24"/>
                <w:szCs w:val="24"/>
              </w:rPr>
            </w:pPr>
            <w:r w:rsidRPr="001C73DF">
              <w:rPr>
                <w:sz w:val="24"/>
                <w:szCs w:val="24"/>
              </w:rPr>
              <w:t>15</w:t>
            </w:r>
          </w:p>
        </w:tc>
        <w:tc>
          <w:tcPr>
            <w:tcW w:w="464" w:type="dxa"/>
          </w:tcPr>
          <w:p w14:paraId="5B8CD118" w14:textId="7EE33297" w:rsidR="00595F53" w:rsidRPr="001C73DF" w:rsidRDefault="00595F53" w:rsidP="00D1449D">
            <w:pPr>
              <w:rPr>
                <w:sz w:val="24"/>
                <w:szCs w:val="24"/>
              </w:rPr>
            </w:pPr>
            <w:r w:rsidRPr="001C73DF">
              <w:rPr>
                <w:sz w:val="24"/>
                <w:szCs w:val="24"/>
              </w:rPr>
              <w:t>16</w:t>
            </w:r>
          </w:p>
        </w:tc>
        <w:tc>
          <w:tcPr>
            <w:tcW w:w="464" w:type="dxa"/>
          </w:tcPr>
          <w:p w14:paraId="443E5BD0" w14:textId="6D18BFE4" w:rsidR="00595F53" w:rsidRPr="001C73DF" w:rsidRDefault="00595F53" w:rsidP="00D1449D">
            <w:pPr>
              <w:rPr>
                <w:sz w:val="24"/>
                <w:szCs w:val="24"/>
              </w:rPr>
            </w:pPr>
            <w:r w:rsidRPr="001C73DF">
              <w:rPr>
                <w:sz w:val="24"/>
                <w:szCs w:val="24"/>
              </w:rPr>
              <w:t>17</w:t>
            </w:r>
          </w:p>
        </w:tc>
        <w:tc>
          <w:tcPr>
            <w:tcW w:w="464" w:type="dxa"/>
          </w:tcPr>
          <w:p w14:paraId="27550917" w14:textId="6986838A" w:rsidR="00595F53" w:rsidRPr="001C73DF" w:rsidRDefault="00595F53" w:rsidP="00D1449D">
            <w:pPr>
              <w:rPr>
                <w:sz w:val="24"/>
                <w:szCs w:val="24"/>
              </w:rPr>
            </w:pPr>
            <w:r w:rsidRPr="001C73DF">
              <w:rPr>
                <w:sz w:val="24"/>
                <w:szCs w:val="24"/>
              </w:rPr>
              <w:t>18</w:t>
            </w:r>
          </w:p>
        </w:tc>
        <w:tc>
          <w:tcPr>
            <w:tcW w:w="464" w:type="dxa"/>
          </w:tcPr>
          <w:p w14:paraId="044A789F" w14:textId="68712CC2" w:rsidR="00595F53" w:rsidRPr="001C73DF" w:rsidRDefault="00595F53" w:rsidP="00D1449D">
            <w:pPr>
              <w:rPr>
                <w:sz w:val="24"/>
                <w:szCs w:val="24"/>
              </w:rPr>
            </w:pPr>
            <w:r w:rsidRPr="001C73DF">
              <w:rPr>
                <w:sz w:val="24"/>
                <w:szCs w:val="24"/>
              </w:rPr>
              <w:t>19</w:t>
            </w:r>
          </w:p>
        </w:tc>
        <w:tc>
          <w:tcPr>
            <w:tcW w:w="464" w:type="dxa"/>
          </w:tcPr>
          <w:p w14:paraId="38022741" w14:textId="58CEF055" w:rsidR="00595F53" w:rsidRPr="001C73DF" w:rsidRDefault="00595F53" w:rsidP="00D1449D">
            <w:pPr>
              <w:rPr>
                <w:sz w:val="24"/>
                <w:szCs w:val="24"/>
              </w:rPr>
            </w:pPr>
            <w:r w:rsidRPr="001C73DF">
              <w:rPr>
                <w:sz w:val="24"/>
                <w:szCs w:val="24"/>
              </w:rPr>
              <w:t>20</w:t>
            </w:r>
          </w:p>
        </w:tc>
        <w:tc>
          <w:tcPr>
            <w:tcW w:w="464" w:type="dxa"/>
          </w:tcPr>
          <w:p w14:paraId="45A8CAFE" w14:textId="15E6CF43" w:rsidR="00595F53" w:rsidRPr="001C73DF" w:rsidRDefault="00595F53" w:rsidP="00D1449D">
            <w:pPr>
              <w:rPr>
                <w:sz w:val="24"/>
                <w:szCs w:val="24"/>
              </w:rPr>
            </w:pPr>
            <w:r w:rsidRPr="001C73DF">
              <w:rPr>
                <w:sz w:val="24"/>
                <w:szCs w:val="24"/>
              </w:rPr>
              <w:t>21</w:t>
            </w:r>
          </w:p>
        </w:tc>
        <w:tc>
          <w:tcPr>
            <w:tcW w:w="464" w:type="dxa"/>
          </w:tcPr>
          <w:p w14:paraId="77805F11" w14:textId="77777777" w:rsidR="00595F53" w:rsidRPr="001C73DF" w:rsidRDefault="00595F53" w:rsidP="00D1449D">
            <w:pPr>
              <w:rPr>
                <w:sz w:val="24"/>
                <w:szCs w:val="24"/>
              </w:rPr>
            </w:pPr>
          </w:p>
        </w:tc>
      </w:tr>
      <w:tr w:rsidR="00595F53" w:rsidRPr="001C73DF" w14:paraId="65FBF5D9" w14:textId="77777777" w:rsidTr="00595F53">
        <w:trPr>
          <w:trHeight w:val="407"/>
        </w:trPr>
        <w:tc>
          <w:tcPr>
            <w:tcW w:w="399" w:type="dxa"/>
          </w:tcPr>
          <w:p w14:paraId="37FB5F0F" w14:textId="52AA03C6" w:rsidR="00595F53" w:rsidRPr="001C73DF" w:rsidRDefault="00595F53" w:rsidP="00D1449D">
            <w:pPr>
              <w:rPr>
                <w:color w:val="FF0000"/>
                <w:sz w:val="24"/>
                <w:szCs w:val="24"/>
                <w:highlight w:val="yellow"/>
              </w:rPr>
            </w:pPr>
            <w:r w:rsidRPr="001C73DF">
              <w:rPr>
                <w:color w:val="FF0000"/>
                <w:sz w:val="24"/>
                <w:szCs w:val="24"/>
                <w:highlight w:val="yellow"/>
              </w:rPr>
              <w:t>0</w:t>
            </w:r>
          </w:p>
        </w:tc>
        <w:tc>
          <w:tcPr>
            <w:tcW w:w="399" w:type="dxa"/>
          </w:tcPr>
          <w:p w14:paraId="417A8356" w14:textId="5F5F92E0" w:rsidR="00595F53" w:rsidRPr="001C73DF" w:rsidRDefault="00595F53" w:rsidP="00D1449D">
            <w:pPr>
              <w:rPr>
                <w:color w:val="FF0000"/>
                <w:sz w:val="24"/>
                <w:szCs w:val="24"/>
                <w:highlight w:val="yellow"/>
              </w:rPr>
            </w:pPr>
            <w:r w:rsidRPr="001C73DF">
              <w:rPr>
                <w:color w:val="FF0000"/>
                <w:sz w:val="24"/>
                <w:szCs w:val="24"/>
                <w:highlight w:val="yellow"/>
              </w:rPr>
              <w:t>0</w:t>
            </w:r>
          </w:p>
        </w:tc>
        <w:tc>
          <w:tcPr>
            <w:tcW w:w="399" w:type="dxa"/>
          </w:tcPr>
          <w:p w14:paraId="140D5FA0" w14:textId="7092944E" w:rsidR="00595F53" w:rsidRPr="001C73DF" w:rsidRDefault="00595F53" w:rsidP="00D1449D">
            <w:pPr>
              <w:rPr>
                <w:sz w:val="24"/>
                <w:szCs w:val="24"/>
              </w:rPr>
            </w:pPr>
            <w:r w:rsidRPr="001C73DF">
              <w:rPr>
                <w:sz w:val="24"/>
                <w:szCs w:val="24"/>
              </w:rPr>
              <w:t>0</w:t>
            </w:r>
          </w:p>
        </w:tc>
        <w:tc>
          <w:tcPr>
            <w:tcW w:w="399" w:type="dxa"/>
          </w:tcPr>
          <w:p w14:paraId="601A2762" w14:textId="42507AFB" w:rsidR="00595F53" w:rsidRPr="001C73DF" w:rsidRDefault="00595F53" w:rsidP="00D1449D">
            <w:pPr>
              <w:rPr>
                <w:sz w:val="24"/>
                <w:szCs w:val="24"/>
              </w:rPr>
            </w:pPr>
            <w:r w:rsidRPr="001C73DF">
              <w:rPr>
                <w:color w:val="FF0000"/>
                <w:sz w:val="24"/>
                <w:szCs w:val="24"/>
                <w:highlight w:val="yellow"/>
              </w:rPr>
              <w:t>0</w:t>
            </w:r>
          </w:p>
        </w:tc>
        <w:tc>
          <w:tcPr>
            <w:tcW w:w="398" w:type="dxa"/>
          </w:tcPr>
          <w:p w14:paraId="6665C586" w14:textId="248AD8C2" w:rsidR="00595F53" w:rsidRPr="001C73DF" w:rsidRDefault="00595F53" w:rsidP="00D1449D">
            <w:pPr>
              <w:rPr>
                <w:sz w:val="24"/>
                <w:szCs w:val="24"/>
              </w:rPr>
            </w:pPr>
            <w:r w:rsidRPr="001C73DF">
              <w:rPr>
                <w:sz w:val="24"/>
                <w:szCs w:val="24"/>
              </w:rPr>
              <w:t>1</w:t>
            </w:r>
          </w:p>
        </w:tc>
        <w:tc>
          <w:tcPr>
            <w:tcW w:w="398" w:type="dxa"/>
          </w:tcPr>
          <w:p w14:paraId="6957873C" w14:textId="7DAA61B1" w:rsidR="00595F53" w:rsidRPr="001C73DF" w:rsidRDefault="00595F53" w:rsidP="00D1449D">
            <w:pPr>
              <w:rPr>
                <w:sz w:val="24"/>
                <w:szCs w:val="24"/>
              </w:rPr>
            </w:pPr>
            <w:r w:rsidRPr="001C73DF">
              <w:rPr>
                <w:sz w:val="24"/>
                <w:szCs w:val="24"/>
              </w:rPr>
              <w:t>0</w:t>
            </w:r>
          </w:p>
        </w:tc>
        <w:tc>
          <w:tcPr>
            <w:tcW w:w="398" w:type="dxa"/>
          </w:tcPr>
          <w:p w14:paraId="5DEBF5AB" w14:textId="0C72ADA1" w:rsidR="00595F53" w:rsidRPr="001C73DF" w:rsidRDefault="00595F53" w:rsidP="00D1449D">
            <w:pPr>
              <w:rPr>
                <w:sz w:val="24"/>
                <w:szCs w:val="24"/>
              </w:rPr>
            </w:pPr>
            <w:r w:rsidRPr="001C73DF">
              <w:rPr>
                <w:sz w:val="24"/>
                <w:szCs w:val="24"/>
              </w:rPr>
              <w:t>0</w:t>
            </w:r>
          </w:p>
        </w:tc>
        <w:tc>
          <w:tcPr>
            <w:tcW w:w="398" w:type="dxa"/>
          </w:tcPr>
          <w:p w14:paraId="403C780A" w14:textId="267BA360" w:rsidR="00595F53" w:rsidRPr="001C73DF" w:rsidRDefault="00595F53" w:rsidP="00D1449D">
            <w:pPr>
              <w:rPr>
                <w:sz w:val="24"/>
                <w:szCs w:val="24"/>
              </w:rPr>
            </w:pPr>
            <w:r w:rsidRPr="001C73DF">
              <w:rPr>
                <w:color w:val="FF0000"/>
                <w:sz w:val="24"/>
                <w:szCs w:val="24"/>
                <w:highlight w:val="yellow"/>
              </w:rPr>
              <w:t>0</w:t>
            </w:r>
          </w:p>
        </w:tc>
        <w:tc>
          <w:tcPr>
            <w:tcW w:w="398" w:type="dxa"/>
          </w:tcPr>
          <w:p w14:paraId="6AD5E615" w14:textId="703761F4" w:rsidR="00595F53" w:rsidRPr="001C73DF" w:rsidRDefault="00595F53" w:rsidP="00D1449D">
            <w:pPr>
              <w:rPr>
                <w:sz w:val="24"/>
                <w:szCs w:val="24"/>
              </w:rPr>
            </w:pPr>
            <w:r w:rsidRPr="001C73DF">
              <w:rPr>
                <w:sz w:val="24"/>
                <w:szCs w:val="24"/>
              </w:rPr>
              <w:t>0</w:t>
            </w:r>
          </w:p>
        </w:tc>
        <w:tc>
          <w:tcPr>
            <w:tcW w:w="464" w:type="dxa"/>
          </w:tcPr>
          <w:p w14:paraId="2AE8944A" w14:textId="17B5C3CE" w:rsidR="00595F53" w:rsidRPr="001C73DF" w:rsidRDefault="00595F53" w:rsidP="00D1449D">
            <w:pPr>
              <w:rPr>
                <w:sz w:val="24"/>
                <w:szCs w:val="24"/>
              </w:rPr>
            </w:pPr>
            <w:r w:rsidRPr="001C73DF">
              <w:rPr>
                <w:sz w:val="24"/>
                <w:szCs w:val="24"/>
              </w:rPr>
              <w:t>1</w:t>
            </w:r>
          </w:p>
        </w:tc>
        <w:tc>
          <w:tcPr>
            <w:tcW w:w="464" w:type="dxa"/>
          </w:tcPr>
          <w:p w14:paraId="378D9AA6" w14:textId="33257A8C" w:rsidR="00595F53" w:rsidRPr="001C73DF" w:rsidRDefault="00595F53" w:rsidP="00D1449D">
            <w:pPr>
              <w:rPr>
                <w:sz w:val="24"/>
                <w:szCs w:val="24"/>
              </w:rPr>
            </w:pPr>
            <w:r w:rsidRPr="001C73DF">
              <w:rPr>
                <w:sz w:val="24"/>
                <w:szCs w:val="24"/>
              </w:rPr>
              <w:t>0</w:t>
            </w:r>
          </w:p>
        </w:tc>
        <w:tc>
          <w:tcPr>
            <w:tcW w:w="464" w:type="dxa"/>
          </w:tcPr>
          <w:p w14:paraId="4E729BE2" w14:textId="3FDB15FD" w:rsidR="00595F53" w:rsidRPr="001C73DF" w:rsidRDefault="00595F53" w:rsidP="00D1449D">
            <w:pPr>
              <w:rPr>
                <w:sz w:val="24"/>
                <w:szCs w:val="24"/>
              </w:rPr>
            </w:pPr>
            <w:r w:rsidRPr="001C73DF">
              <w:rPr>
                <w:sz w:val="24"/>
                <w:szCs w:val="24"/>
              </w:rPr>
              <w:t>0</w:t>
            </w:r>
          </w:p>
        </w:tc>
        <w:tc>
          <w:tcPr>
            <w:tcW w:w="464" w:type="dxa"/>
          </w:tcPr>
          <w:p w14:paraId="1DD3152E" w14:textId="52E76F8A" w:rsidR="00595F53" w:rsidRPr="001C73DF" w:rsidRDefault="00595F53" w:rsidP="00D1449D">
            <w:pPr>
              <w:rPr>
                <w:sz w:val="24"/>
                <w:szCs w:val="24"/>
              </w:rPr>
            </w:pPr>
            <w:r w:rsidRPr="001C73DF">
              <w:rPr>
                <w:sz w:val="24"/>
                <w:szCs w:val="24"/>
              </w:rPr>
              <w:t>0</w:t>
            </w:r>
          </w:p>
        </w:tc>
        <w:tc>
          <w:tcPr>
            <w:tcW w:w="464" w:type="dxa"/>
          </w:tcPr>
          <w:p w14:paraId="45E044A7" w14:textId="499743EF" w:rsidR="00595F53" w:rsidRPr="001C73DF" w:rsidRDefault="00595F53" w:rsidP="00D1449D">
            <w:pPr>
              <w:rPr>
                <w:sz w:val="24"/>
                <w:szCs w:val="24"/>
              </w:rPr>
            </w:pPr>
            <w:r w:rsidRPr="001C73DF">
              <w:rPr>
                <w:sz w:val="24"/>
                <w:szCs w:val="24"/>
              </w:rPr>
              <w:t>0</w:t>
            </w:r>
          </w:p>
        </w:tc>
        <w:tc>
          <w:tcPr>
            <w:tcW w:w="464" w:type="dxa"/>
          </w:tcPr>
          <w:p w14:paraId="47B68453" w14:textId="245C3EAD" w:rsidR="00595F53" w:rsidRPr="001C73DF" w:rsidRDefault="00595F53" w:rsidP="00D1449D">
            <w:pPr>
              <w:rPr>
                <w:sz w:val="24"/>
                <w:szCs w:val="24"/>
              </w:rPr>
            </w:pPr>
            <w:r w:rsidRPr="001C73DF">
              <w:rPr>
                <w:sz w:val="24"/>
                <w:szCs w:val="24"/>
              </w:rPr>
              <w:t>1</w:t>
            </w:r>
          </w:p>
        </w:tc>
        <w:tc>
          <w:tcPr>
            <w:tcW w:w="464" w:type="dxa"/>
          </w:tcPr>
          <w:p w14:paraId="3FFF2CD5" w14:textId="1EC0310C" w:rsidR="00595F53" w:rsidRPr="001C73DF" w:rsidRDefault="00595F53" w:rsidP="00D1449D">
            <w:pPr>
              <w:rPr>
                <w:sz w:val="24"/>
                <w:szCs w:val="24"/>
              </w:rPr>
            </w:pPr>
            <w:r w:rsidRPr="001C73DF">
              <w:rPr>
                <w:color w:val="FF0000"/>
                <w:sz w:val="24"/>
                <w:szCs w:val="24"/>
                <w:highlight w:val="yellow"/>
              </w:rPr>
              <w:t>0</w:t>
            </w:r>
          </w:p>
        </w:tc>
        <w:tc>
          <w:tcPr>
            <w:tcW w:w="464" w:type="dxa"/>
          </w:tcPr>
          <w:p w14:paraId="3B67C890" w14:textId="1B3FF496" w:rsidR="00595F53" w:rsidRPr="001C73DF" w:rsidRDefault="00595F53" w:rsidP="00D1449D">
            <w:pPr>
              <w:rPr>
                <w:sz w:val="24"/>
                <w:szCs w:val="24"/>
              </w:rPr>
            </w:pPr>
            <w:r w:rsidRPr="001C73DF">
              <w:rPr>
                <w:sz w:val="24"/>
                <w:szCs w:val="24"/>
              </w:rPr>
              <w:t>1</w:t>
            </w:r>
          </w:p>
        </w:tc>
        <w:tc>
          <w:tcPr>
            <w:tcW w:w="464" w:type="dxa"/>
          </w:tcPr>
          <w:p w14:paraId="17860658" w14:textId="7F96DD47" w:rsidR="00595F53" w:rsidRPr="001C73DF" w:rsidRDefault="00595F53" w:rsidP="00D1449D">
            <w:pPr>
              <w:rPr>
                <w:sz w:val="24"/>
                <w:szCs w:val="24"/>
              </w:rPr>
            </w:pPr>
            <w:r w:rsidRPr="001C73DF">
              <w:rPr>
                <w:sz w:val="24"/>
                <w:szCs w:val="24"/>
              </w:rPr>
              <w:t>1</w:t>
            </w:r>
          </w:p>
        </w:tc>
        <w:tc>
          <w:tcPr>
            <w:tcW w:w="464" w:type="dxa"/>
          </w:tcPr>
          <w:p w14:paraId="0BAE2322" w14:textId="30CB7A7C" w:rsidR="00595F53" w:rsidRPr="001C73DF" w:rsidRDefault="00595F53" w:rsidP="00D1449D">
            <w:pPr>
              <w:rPr>
                <w:sz w:val="24"/>
                <w:szCs w:val="24"/>
              </w:rPr>
            </w:pPr>
            <w:r w:rsidRPr="001C73DF">
              <w:rPr>
                <w:sz w:val="24"/>
                <w:szCs w:val="24"/>
              </w:rPr>
              <w:t>1</w:t>
            </w:r>
          </w:p>
        </w:tc>
        <w:tc>
          <w:tcPr>
            <w:tcW w:w="464" w:type="dxa"/>
          </w:tcPr>
          <w:p w14:paraId="32867591" w14:textId="0926AF95" w:rsidR="00595F53" w:rsidRPr="001C73DF" w:rsidRDefault="00595F53" w:rsidP="00D1449D">
            <w:pPr>
              <w:rPr>
                <w:sz w:val="24"/>
                <w:szCs w:val="24"/>
              </w:rPr>
            </w:pPr>
            <w:r w:rsidRPr="001C73DF">
              <w:rPr>
                <w:sz w:val="24"/>
                <w:szCs w:val="24"/>
              </w:rPr>
              <w:t>0</w:t>
            </w:r>
          </w:p>
        </w:tc>
        <w:tc>
          <w:tcPr>
            <w:tcW w:w="464" w:type="dxa"/>
          </w:tcPr>
          <w:p w14:paraId="6B590793" w14:textId="2C2A9403" w:rsidR="00595F53" w:rsidRPr="001C73DF" w:rsidRDefault="00595F53" w:rsidP="00D1449D">
            <w:pPr>
              <w:rPr>
                <w:sz w:val="24"/>
                <w:szCs w:val="24"/>
              </w:rPr>
            </w:pPr>
            <w:r w:rsidRPr="001C73DF">
              <w:rPr>
                <w:sz w:val="24"/>
                <w:szCs w:val="24"/>
              </w:rPr>
              <w:t>1</w:t>
            </w:r>
          </w:p>
        </w:tc>
        <w:tc>
          <w:tcPr>
            <w:tcW w:w="464" w:type="dxa"/>
          </w:tcPr>
          <w:p w14:paraId="518492AE" w14:textId="77777777" w:rsidR="00595F53" w:rsidRPr="001C73DF" w:rsidRDefault="00595F53" w:rsidP="00D1449D">
            <w:pPr>
              <w:rPr>
                <w:sz w:val="24"/>
                <w:szCs w:val="24"/>
              </w:rPr>
            </w:pPr>
          </w:p>
        </w:tc>
      </w:tr>
      <w:tr w:rsidR="00595F53" w:rsidRPr="001C73DF" w14:paraId="1AEBDA63" w14:textId="77777777" w:rsidTr="00595F53">
        <w:trPr>
          <w:trHeight w:val="424"/>
        </w:trPr>
        <w:tc>
          <w:tcPr>
            <w:tcW w:w="399" w:type="dxa"/>
          </w:tcPr>
          <w:p w14:paraId="0E138178" w14:textId="7C2E6775" w:rsidR="00595F53" w:rsidRPr="001C73DF" w:rsidRDefault="00595F53" w:rsidP="00D1449D">
            <w:pPr>
              <w:rPr>
                <w:sz w:val="24"/>
                <w:szCs w:val="24"/>
                <w:lang w:val="en-US"/>
              </w:rPr>
            </w:pPr>
            <w:r w:rsidRPr="001C73DF">
              <w:rPr>
                <w:sz w:val="24"/>
                <w:szCs w:val="24"/>
                <w:lang w:val="en-US"/>
              </w:rPr>
              <w:t>X</w:t>
            </w:r>
          </w:p>
        </w:tc>
        <w:tc>
          <w:tcPr>
            <w:tcW w:w="399" w:type="dxa"/>
          </w:tcPr>
          <w:p w14:paraId="1D5A80D5" w14:textId="77777777" w:rsidR="00595F53" w:rsidRPr="001C73DF" w:rsidRDefault="00595F53" w:rsidP="00D1449D">
            <w:pPr>
              <w:rPr>
                <w:sz w:val="24"/>
                <w:szCs w:val="24"/>
              </w:rPr>
            </w:pPr>
          </w:p>
        </w:tc>
        <w:tc>
          <w:tcPr>
            <w:tcW w:w="399" w:type="dxa"/>
          </w:tcPr>
          <w:p w14:paraId="340D339C" w14:textId="506689D1" w:rsidR="00595F53" w:rsidRPr="001C73DF" w:rsidRDefault="00595F53" w:rsidP="00D1449D">
            <w:pPr>
              <w:rPr>
                <w:sz w:val="24"/>
                <w:szCs w:val="24"/>
                <w:lang w:val="en-US"/>
              </w:rPr>
            </w:pPr>
            <w:r w:rsidRPr="001C73DF">
              <w:rPr>
                <w:sz w:val="24"/>
                <w:szCs w:val="24"/>
                <w:lang w:val="en-US"/>
              </w:rPr>
              <w:t>X</w:t>
            </w:r>
          </w:p>
        </w:tc>
        <w:tc>
          <w:tcPr>
            <w:tcW w:w="399" w:type="dxa"/>
          </w:tcPr>
          <w:p w14:paraId="7981C567" w14:textId="77777777" w:rsidR="00595F53" w:rsidRPr="001C73DF" w:rsidRDefault="00595F53" w:rsidP="00D1449D">
            <w:pPr>
              <w:rPr>
                <w:sz w:val="24"/>
                <w:szCs w:val="24"/>
              </w:rPr>
            </w:pPr>
          </w:p>
        </w:tc>
        <w:tc>
          <w:tcPr>
            <w:tcW w:w="398" w:type="dxa"/>
          </w:tcPr>
          <w:p w14:paraId="027F098A" w14:textId="3F017496" w:rsidR="00595F53" w:rsidRPr="001C73DF" w:rsidRDefault="00595F53" w:rsidP="00D1449D">
            <w:pPr>
              <w:rPr>
                <w:sz w:val="24"/>
                <w:szCs w:val="24"/>
                <w:lang w:val="en-US"/>
              </w:rPr>
            </w:pPr>
            <w:r w:rsidRPr="001C73DF">
              <w:rPr>
                <w:sz w:val="24"/>
                <w:szCs w:val="24"/>
                <w:lang w:val="en-US"/>
              </w:rPr>
              <w:t>X</w:t>
            </w:r>
          </w:p>
        </w:tc>
        <w:tc>
          <w:tcPr>
            <w:tcW w:w="398" w:type="dxa"/>
          </w:tcPr>
          <w:p w14:paraId="5E9DB631" w14:textId="77777777" w:rsidR="00595F53" w:rsidRPr="001C73DF" w:rsidRDefault="00595F53" w:rsidP="00D1449D">
            <w:pPr>
              <w:rPr>
                <w:sz w:val="24"/>
                <w:szCs w:val="24"/>
              </w:rPr>
            </w:pPr>
          </w:p>
        </w:tc>
        <w:tc>
          <w:tcPr>
            <w:tcW w:w="398" w:type="dxa"/>
          </w:tcPr>
          <w:p w14:paraId="63636572" w14:textId="5D2FECA2" w:rsidR="00595F53" w:rsidRPr="001C73DF" w:rsidRDefault="00595F53" w:rsidP="00D1449D">
            <w:pPr>
              <w:rPr>
                <w:sz w:val="24"/>
                <w:szCs w:val="24"/>
                <w:lang w:val="en-US"/>
              </w:rPr>
            </w:pPr>
            <w:r w:rsidRPr="001C73DF">
              <w:rPr>
                <w:sz w:val="24"/>
                <w:szCs w:val="24"/>
                <w:lang w:val="en-US"/>
              </w:rPr>
              <w:t>X</w:t>
            </w:r>
          </w:p>
        </w:tc>
        <w:tc>
          <w:tcPr>
            <w:tcW w:w="398" w:type="dxa"/>
          </w:tcPr>
          <w:p w14:paraId="7737A99E" w14:textId="77777777" w:rsidR="00595F53" w:rsidRPr="001C73DF" w:rsidRDefault="00595F53" w:rsidP="00D1449D">
            <w:pPr>
              <w:rPr>
                <w:sz w:val="24"/>
                <w:szCs w:val="24"/>
              </w:rPr>
            </w:pPr>
          </w:p>
        </w:tc>
        <w:tc>
          <w:tcPr>
            <w:tcW w:w="398" w:type="dxa"/>
          </w:tcPr>
          <w:p w14:paraId="2D72FF1F" w14:textId="47744FE4" w:rsidR="00595F53" w:rsidRPr="001C73DF" w:rsidRDefault="00595F53" w:rsidP="00D1449D">
            <w:pPr>
              <w:rPr>
                <w:sz w:val="24"/>
                <w:szCs w:val="24"/>
                <w:lang w:val="en-US"/>
              </w:rPr>
            </w:pPr>
            <w:r w:rsidRPr="001C73DF">
              <w:rPr>
                <w:sz w:val="24"/>
                <w:szCs w:val="24"/>
                <w:lang w:val="en-US"/>
              </w:rPr>
              <w:t>X</w:t>
            </w:r>
          </w:p>
        </w:tc>
        <w:tc>
          <w:tcPr>
            <w:tcW w:w="464" w:type="dxa"/>
          </w:tcPr>
          <w:p w14:paraId="2FB21151" w14:textId="77777777" w:rsidR="00595F53" w:rsidRPr="001C73DF" w:rsidRDefault="00595F53" w:rsidP="00D1449D">
            <w:pPr>
              <w:rPr>
                <w:sz w:val="24"/>
                <w:szCs w:val="24"/>
              </w:rPr>
            </w:pPr>
          </w:p>
        </w:tc>
        <w:tc>
          <w:tcPr>
            <w:tcW w:w="464" w:type="dxa"/>
          </w:tcPr>
          <w:p w14:paraId="5D4F2E16" w14:textId="287D973F" w:rsidR="00595F53" w:rsidRPr="001C73DF" w:rsidRDefault="00595F53" w:rsidP="00D1449D">
            <w:pPr>
              <w:rPr>
                <w:sz w:val="24"/>
                <w:szCs w:val="24"/>
                <w:lang w:val="en-US"/>
              </w:rPr>
            </w:pPr>
            <w:r w:rsidRPr="001C73DF">
              <w:rPr>
                <w:sz w:val="24"/>
                <w:szCs w:val="24"/>
                <w:lang w:val="en-US"/>
              </w:rPr>
              <w:t>X</w:t>
            </w:r>
          </w:p>
        </w:tc>
        <w:tc>
          <w:tcPr>
            <w:tcW w:w="464" w:type="dxa"/>
          </w:tcPr>
          <w:p w14:paraId="41A7DDC8" w14:textId="77777777" w:rsidR="00595F53" w:rsidRPr="001C73DF" w:rsidRDefault="00595F53" w:rsidP="00D1449D">
            <w:pPr>
              <w:rPr>
                <w:sz w:val="24"/>
                <w:szCs w:val="24"/>
              </w:rPr>
            </w:pPr>
          </w:p>
        </w:tc>
        <w:tc>
          <w:tcPr>
            <w:tcW w:w="464" w:type="dxa"/>
          </w:tcPr>
          <w:p w14:paraId="5FF408B0" w14:textId="63B04F8E" w:rsidR="00595F53" w:rsidRPr="001C73DF" w:rsidRDefault="00595F53" w:rsidP="00D1449D">
            <w:pPr>
              <w:rPr>
                <w:sz w:val="24"/>
                <w:szCs w:val="24"/>
                <w:lang w:val="en-US"/>
              </w:rPr>
            </w:pPr>
            <w:r w:rsidRPr="001C73DF">
              <w:rPr>
                <w:sz w:val="24"/>
                <w:szCs w:val="24"/>
                <w:lang w:val="en-US"/>
              </w:rPr>
              <w:t>X</w:t>
            </w:r>
          </w:p>
        </w:tc>
        <w:tc>
          <w:tcPr>
            <w:tcW w:w="464" w:type="dxa"/>
          </w:tcPr>
          <w:p w14:paraId="2FFE2945" w14:textId="77777777" w:rsidR="00595F53" w:rsidRPr="001C73DF" w:rsidRDefault="00595F53" w:rsidP="00D1449D">
            <w:pPr>
              <w:rPr>
                <w:sz w:val="24"/>
                <w:szCs w:val="24"/>
              </w:rPr>
            </w:pPr>
          </w:p>
        </w:tc>
        <w:tc>
          <w:tcPr>
            <w:tcW w:w="464" w:type="dxa"/>
          </w:tcPr>
          <w:p w14:paraId="44821408" w14:textId="7B34B39D" w:rsidR="00595F53" w:rsidRPr="001C73DF" w:rsidRDefault="00595F53" w:rsidP="00D1449D">
            <w:pPr>
              <w:rPr>
                <w:sz w:val="24"/>
                <w:szCs w:val="24"/>
                <w:lang w:val="en-US"/>
              </w:rPr>
            </w:pPr>
            <w:r w:rsidRPr="001C73DF">
              <w:rPr>
                <w:sz w:val="24"/>
                <w:szCs w:val="24"/>
                <w:lang w:val="en-US"/>
              </w:rPr>
              <w:t>X</w:t>
            </w:r>
          </w:p>
        </w:tc>
        <w:tc>
          <w:tcPr>
            <w:tcW w:w="464" w:type="dxa"/>
          </w:tcPr>
          <w:p w14:paraId="4D475A30" w14:textId="77777777" w:rsidR="00595F53" w:rsidRPr="001C73DF" w:rsidRDefault="00595F53" w:rsidP="00D1449D">
            <w:pPr>
              <w:rPr>
                <w:sz w:val="24"/>
                <w:szCs w:val="24"/>
              </w:rPr>
            </w:pPr>
          </w:p>
        </w:tc>
        <w:tc>
          <w:tcPr>
            <w:tcW w:w="464" w:type="dxa"/>
          </w:tcPr>
          <w:p w14:paraId="455BB0C3" w14:textId="54237C21" w:rsidR="00595F53" w:rsidRPr="001C73DF" w:rsidRDefault="00595F53" w:rsidP="00D1449D">
            <w:pPr>
              <w:rPr>
                <w:sz w:val="24"/>
                <w:szCs w:val="24"/>
                <w:lang w:val="en-US"/>
              </w:rPr>
            </w:pPr>
            <w:r w:rsidRPr="001C73DF">
              <w:rPr>
                <w:sz w:val="24"/>
                <w:szCs w:val="24"/>
                <w:lang w:val="en-US"/>
              </w:rPr>
              <w:t>X</w:t>
            </w:r>
          </w:p>
        </w:tc>
        <w:tc>
          <w:tcPr>
            <w:tcW w:w="464" w:type="dxa"/>
          </w:tcPr>
          <w:p w14:paraId="6999140F" w14:textId="77777777" w:rsidR="00595F53" w:rsidRPr="001C73DF" w:rsidRDefault="00595F53" w:rsidP="00D1449D">
            <w:pPr>
              <w:rPr>
                <w:sz w:val="24"/>
                <w:szCs w:val="24"/>
              </w:rPr>
            </w:pPr>
          </w:p>
        </w:tc>
        <w:tc>
          <w:tcPr>
            <w:tcW w:w="464" w:type="dxa"/>
          </w:tcPr>
          <w:p w14:paraId="30A380E1" w14:textId="3FAFBBCE" w:rsidR="00595F53" w:rsidRPr="001C73DF" w:rsidRDefault="00595F53" w:rsidP="00D1449D">
            <w:pPr>
              <w:rPr>
                <w:sz w:val="24"/>
                <w:szCs w:val="24"/>
                <w:lang w:val="en-US"/>
              </w:rPr>
            </w:pPr>
            <w:r w:rsidRPr="001C73DF">
              <w:rPr>
                <w:sz w:val="24"/>
                <w:szCs w:val="24"/>
                <w:lang w:val="en-US"/>
              </w:rPr>
              <w:t>X</w:t>
            </w:r>
          </w:p>
        </w:tc>
        <w:tc>
          <w:tcPr>
            <w:tcW w:w="464" w:type="dxa"/>
          </w:tcPr>
          <w:p w14:paraId="0B941421" w14:textId="77777777" w:rsidR="00595F53" w:rsidRPr="001C73DF" w:rsidRDefault="00595F53" w:rsidP="00D1449D">
            <w:pPr>
              <w:rPr>
                <w:sz w:val="24"/>
                <w:szCs w:val="24"/>
              </w:rPr>
            </w:pPr>
          </w:p>
        </w:tc>
        <w:tc>
          <w:tcPr>
            <w:tcW w:w="464" w:type="dxa"/>
          </w:tcPr>
          <w:p w14:paraId="4AD4E80A" w14:textId="171E4B00" w:rsidR="00595F53" w:rsidRPr="001C73DF" w:rsidRDefault="00595F53" w:rsidP="00D1449D">
            <w:pPr>
              <w:rPr>
                <w:sz w:val="24"/>
                <w:szCs w:val="24"/>
                <w:lang w:val="en-US"/>
              </w:rPr>
            </w:pPr>
            <w:r w:rsidRPr="001C73DF">
              <w:rPr>
                <w:sz w:val="24"/>
                <w:szCs w:val="24"/>
                <w:lang w:val="en-US"/>
              </w:rPr>
              <w:t>X</w:t>
            </w:r>
          </w:p>
        </w:tc>
        <w:tc>
          <w:tcPr>
            <w:tcW w:w="464" w:type="dxa"/>
          </w:tcPr>
          <w:p w14:paraId="64D6AE5C" w14:textId="121EF0BF" w:rsidR="00595F53" w:rsidRPr="001C73DF" w:rsidRDefault="00595F53" w:rsidP="00D1449D">
            <w:pPr>
              <w:rPr>
                <w:sz w:val="24"/>
                <w:szCs w:val="24"/>
                <w:lang w:val="en-US"/>
              </w:rPr>
            </w:pPr>
            <w:r w:rsidRPr="001C73DF">
              <w:rPr>
                <w:sz w:val="24"/>
                <w:szCs w:val="24"/>
                <w:lang w:val="en-US"/>
              </w:rPr>
              <w:t>1</w:t>
            </w:r>
          </w:p>
        </w:tc>
      </w:tr>
      <w:tr w:rsidR="00595F53" w:rsidRPr="001C73DF" w14:paraId="2621339E" w14:textId="77777777" w:rsidTr="00595F53">
        <w:trPr>
          <w:trHeight w:val="407"/>
        </w:trPr>
        <w:tc>
          <w:tcPr>
            <w:tcW w:w="399" w:type="dxa"/>
          </w:tcPr>
          <w:p w14:paraId="6525CF12" w14:textId="77777777" w:rsidR="00595F53" w:rsidRPr="001C73DF" w:rsidRDefault="00595F53" w:rsidP="00D1449D">
            <w:pPr>
              <w:rPr>
                <w:sz w:val="24"/>
                <w:szCs w:val="24"/>
              </w:rPr>
            </w:pPr>
          </w:p>
        </w:tc>
        <w:tc>
          <w:tcPr>
            <w:tcW w:w="399" w:type="dxa"/>
          </w:tcPr>
          <w:p w14:paraId="7685CDD6" w14:textId="169F4B1C" w:rsidR="00595F53" w:rsidRPr="001C73DF" w:rsidRDefault="00595F53" w:rsidP="00D1449D">
            <w:pPr>
              <w:rPr>
                <w:sz w:val="24"/>
                <w:szCs w:val="24"/>
                <w:lang w:val="en-US"/>
              </w:rPr>
            </w:pPr>
            <w:r w:rsidRPr="001C73DF">
              <w:rPr>
                <w:sz w:val="24"/>
                <w:szCs w:val="24"/>
                <w:lang w:val="en-US"/>
              </w:rPr>
              <w:t>X</w:t>
            </w:r>
          </w:p>
        </w:tc>
        <w:tc>
          <w:tcPr>
            <w:tcW w:w="399" w:type="dxa"/>
          </w:tcPr>
          <w:p w14:paraId="063684F4" w14:textId="4F14DB6E" w:rsidR="00595F53" w:rsidRPr="001C73DF" w:rsidRDefault="00595F53" w:rsidP="00D1449D">
            <w:pPr>
              <w:rPr>
                <w:sz w:val="24"/>
                <w:szCs w:val="24"/>
                <w:lang w:val="en-US"/>
              </w:rPr>
            </w:pPr>
            <w:r w:rsidRPr="001C73DF">
              <w:rPr>
                <w:sz w:val="24"/>
                <w:szCs w:val="24"/>
                <w:lang w:val="en-US"/>
              </w:rPr>
              <w:t>X</w:t>
            </w:r>
          </w:p>
        </w:tc>
        <w:tc>
          <w:tcPr>
            <w:tcW w:w="399" w:type="dxa"/>
          </w:tcPr>
          <w:p w14:paraId="74974201" w14:textId="77777777" w:rsidR="00595F53" w:rsidRPr="001C73DF" w:rsidRDefault="00595F53" w:rsidP="00D1449D">
            <w:pPr>
              <w:rPr>
                <w:sz w:val="24"/>
                <w:szCs w:val="24"/>
              </w:rPr>
            </w:pPr>
          </w:p>
        </w:tc>
        <w:tc>
          <w:tcPr>
            <w:tcW w:w="398" w:type="dxa"/>
          </w:tcPr>
          <w:p w14:paraId="69CC177F" w14:textId="77777777" w:rsidR="00595F53" w:rsidRPr="001C73DF" w:rsidRDefault="00595F53" w:rsidP="00D1449D">
            <w:pPr>
              <w:rPr>
                <w:sz w:val="24"/>
                <w:szCs w:val="24"/>
              </w:rPr>
            </w:pPr>
          </w:p>
        </w:tc>
        <w:tc>
          <w:tcPr>
            <w:tcW w:w="398" w:type="dxa"/>
          </w:tcPr>
          <w:p w14:paraId="55AE5C25" w14:textId="30310066" w:rsidR="00595F53" w:rsidRPr="001C73DF" w:rsidRDefault="00595F53" w:rsidP="00D1449D">
            <w:pPr>
              <w:rPr>
                <w:sz w:val="24"/>
                <w:szCs w:val="24"/>
                <w:lang w:val="en-US"/>
              </w:rPr>
            </w:pPr>
            <w:r w:rsidRPr="001C73DF">
              <w:rPr>
                <w:sz w:val="24"/>
                <w:szCs w:val="24"/>
                <w:lang w:val="en-US"/>
              </w:rPr>
              <w:t>X</w:t>
            </w:r>
          </w:p>
        </w:tc>
        <w:tc>
          <w:tcPr>
            <w:tcW w:w="398" w:type="dxa"/>
          </w:tcPr>
          <w:p w14:paraId="1D11DEB2" w14:textId="0A7419DE" w:rsidR="00595F53" w:rsidRPr="001C73DF" w:rsidRDefault="00595F53" w:rsidP="00D1449D">
            <w:pPr>
              <w:rPr>
                <w:sz w:val="24"/>
                <w:szCs w:val="24"/>
                <w:lang w:val="en-US"/>
              </w:rPr>
            </w:pPr>
            <w:r w:rsidRPr="001C73DF">
              <w:rPr>
                <w:sz w:val="24"/>
                <w:szCs w:val="24"/>
                <w:lang w:val="en-US"/>
              </w:rPr>
              <w:t>X</w:t>
            </w:r>
          </w:p>
        </w:tc>
        <w:tc>
          <w:tcPr>
            <w:tcW w:w="398" w:type="dxa"/>
          </w:tcPr>
          <w:p w14:paraId="519911AE" w14:textId="77777777" w:rsidR="00595F53" w:rsidRPr="001C73DF" w:rsidRDefault="00595F53" w:rsidP="00D1449D">
            <w:pPr>
              <w:rPr>
                <w:sz w:val="24"/>
                <w:szCs w:val="24"/>
              </w:rPr>
            </w:pPr>
          </w:p>
        </w:tc>
        <w:tc>
          <w:tcPr>
            <w:tcW w:w="398" w:type="dxa"/>
          </w:tcPr>
          <w:p w14:paraId="784810D5" w14:textId="77777777" w:rsidR="00595F53" w:rsidRPr="001C73DF" w:rsidRDefault="00595F53" w:rsidP="00D1449D">
            <w:pPr>
              <w:rPr>
                <w:sz w:val="24"/>
                <w:szCs w:val="24"/>
              </w:rPr>
            </w:pPr>
          </w:p>
        </w:tc>
        <w:tc>
          <w:tcPr>
            <w:tcW w:w="464" w:type="dxa"/>
          </w:tcPr>
          <w:p w14:paraId="7FBAA64C" w14:textId="653EECFA" w:rsidR="00595F53" w:rsidRPr="001C73DF" w:rsidRDefault="00595F53" w:rsidP="00D1449D">
            <w:pPr>
              <w:rPr>
                <w:sz w:val="24"/>
                <w:szCs w:val="24"/>
                <w:lang w:val="en-US"/>
              </w:rPr>
            </w:pPr>
            <w:r w:rsidRPr="001C73DF">
              <w:rPr>
                <w:sz w:val="24"/>
                <w:szCs w:val="24"/>
                <w:lang w:val="en-US"/>
              </w:rPr>
              <w:t>X</w:t>
            </w:r>
          </w:p>
        </w:tc>
        <w:tc>
          <w:tcPr>
            <w:tcW w:w="464" w:type="dxa"/>
          </w:tcPr>
          <w:p w14:paraId="368AB99B" w14:textId="349ACF5D" w:rsidR="00595F53" w:rsidRPr="001C73DF" w:rsidRDefault="00595F53" w:rsidP="00D1449D">
            <w:pPr>
              <w:rPr>
                <w:sz w:val="24"/>
                <w:szCs w:val="24"/>
                <w:lang w:val="en-US"/>
              </w:rPr>
            </w:pPr>
            <w:r w:rsidRPr="001C73DF">
              <w:rPr>
                <w:sz w:val="24"/>
                <w:szCs w:val="24"/>
                <w:lang w:val="en-US"/>
              </w:rPr>
              <w:t>X</w:t>
            </w:r>
          </w:p>
        </w:tc>
        <w:tc>
          <w:tcPr>
            <w:tcW w:w="464" w:type="dxa"/>
          </w:tcPr>
          <w:p w14:paraId="02FF3CDD" w14:textId="77777777" w:rsidR="00595F53" w:rsidRPr="001C73DF" w:rsidRDefault="00595F53" w:rsidP="00D1449D">
            <w:pPr>
              <w:rPr>
                <w:sz w:val="24"/>
                <w:szCs w:val="24"/>
              </w:rPr>
            </w:pPr>
          </w:p>
        </w:tc>
        <w:tc>
          <w:tcPr>
            <w:tcW w:w="464" w:type="dxa"/>
          </w:tcPr>
          <w:p w14:paraId="14CE9DB0" w14:textId="77777777" w:rsidR="00595F53" w:rsidRPr="001C73DF" w:rsidRDefault="00595F53" w:rsidP="00D1449D">
            <w:pPr>
              <w:rPr>
                <w:sz w:val="24"/>
                <w:szCs w:val="24"/>
              </w:rPr>
            </w:pPr>
          </w:p>
        </w:tc>
        <w:tc>
          <w:tcPr>
            <w:tcW w:w="464" w:type="dxa"/>
          </w:tcPr>
          <w:p w14:paraId="558433A4" w14:textId="7554A96E" w:rsidR="00595F53" w:rsidRPr="001C73DF" w:rsidRDefault="00595F53" w:rsidP="00D1449D">
            <w:pPr>
              <w:rPr>
                <w:sz w:val="24"/>
                <w:szCs w:val="24"/>
                <w:lang w:val="en-US"/>
              </w:rPr>
            </w:pPr>
            <w:r w:rsidRPr="001C73DF">
              <w:rPr>
                <w:sz w:val="24"/>
                <w:szCs w:val="24"/>
                <w:lang w:val="en-US"/>
              </w:rPr>
              <w:t>X</w:t>
            </w:r>
          </w:p>
        </w:tc>
        <w:tc>
          <w:tcPr>
            <w:tcW w:w="464" w:type="dxa"/>
          </w:tcPr>
          <w:p w14:paraId="4BBE0F17" w14:textId="689F7C3F" w:rsidR="00595F53" w:rsidRPr="001C73DF" w:rsidRDefault="00595F53" w:rsidP="00D1449D">
            <w:pPr>
              <w:rPr>
                <w:sz w:val="24"/>
                <w:szCs w:val="24"/>
                <w:lang w:val="en-US"/>
              </w:rPr>
            </w:pPr>
            <w:r w:rsidRPr="001C73DF">
              <w:rPr>
                <w:sz w:val="24"/>
                <w:szCs w:val="24"/>
                <w:lang w:val="en-US"/>
              </w:rPr>
              <w:t>X</w:t>
            </w:r>
          </w:p>
        </w:tc>
        <w:tc>
          <w:tcPr>
            <w:tcW w:w="464" w:type="dxa"/>
          </w:tcPr>
          <w:p w14:paraId="5555D080" w14:textId="77777777" w:rsidR="00595F53" w:rsidRPr="001C73DF" w:rsidRDefault="00595F53" w:rsidP="00D1449D">
            <w:pPr>
              <w:rPr>
                <w:sz w:val="24"/>
                <w:szCs w:val="24"/>
              </w:rPr>
            </w:pPr>
          </w:p>
        </w:tc>
        <w:tc>
          <w:tcPr>
            <w:tcW w:w="464" w:type="dxa"/>
          </w:tcPr>
          <w:p w14:paraId="582CB4F6" w14:textId="77777777" w:rsidR="00595F53" w:rsidRPr="001C73DF" w:rsidRDefault="00595F53" w:rsidP="00D1449D">
            <w:pPr>
              <w:rPr>
                <w:sz w:val="24"/>
                <w:szCs w:val="24"/>
              </w:rPr>
            </w:pPr>
          </w:p>
        </w:tc>
        <w:tc>
          <w:tcPr>
            <w:tcW w:w="464" w:type="dxa"/>
          </w:tcPr>
          <w:p w14:paraId="462721E0" w14:textId="16DEFB8B" w:rsidR="00595F53" w:rsidRPr="001C73DF" w:rsidRDefault="00595F53" w:rsidP="00D1449D">
            <w:pPr>
              <w:rPr>
                <w:sz w:val="24"/>
                <w:szCs w:val="24"/>
                <w:lang w:val="en-US"/>
              </w:rPr>
            </w:pPr>
            <w:r w:rsidRPr="001C73DF">
              <w:rPr>
                <w:sz w:val="24"/>
                <w:szCs w:val="24"/>
                <w:lang w:val="en-US"/>
              </w:rPr>
              <w:t>X</w:t>
            </w:r>
          </w:p>
        </w:tc>
        <w:tc>
          <w:tcPr>
            <w:tcW w:w="464" w:type="dxa"/>
          </w:tcPr>
          <w:p w14:paraId="664B666A" w14:textId="762A0578" w:rsidR="00595F53" w:rsidRPr="001C73DF" w:rsidRDefault="00595F53" w:rsidP="00D1449D">
            <w:pPr>
              <w:rPr>
                <w:sz w:val="24"/>
                <w:szCs w:val="24"/>
                <w:lang w:val="en-US"/>
              </w:rPr>
            </w:pPr>
            <w:r w:rsidRPr="001C73DF">
              <w:rPr>
                <w:sz w:val="24"/>
                <w:szCs w:val="24"/>
                <w:lang w:val="en-US"/>
              </w:rPr>
              <w:t>X</w:t>
            </w:r>
          </w:p>
        </w:tc>
        <w:tc>
          <w:tcPr>
            <w:tcW w:w="464" w:type="dxa"/>
          </w:tcPr>
          <w:p w14:paraId="75A4DAC1" w14:textId="77777777" w:rsidR="00595F53" w:rsidRPr="001C73DF" w:rsidRDefault="00595F53" w:rsidP="00D1449D">
            <w:pPr>
              <w:rPr>
                <w:sz w:val="24"/>
                <w:szCs w:val="24"/>
              </w:rPr>
            </w:pPr>
          </w:p>
        </w:tc>
        <w:tc>
          <w:tcPr>
            <w:tcW w:w="464" w:type="dxa"/>
          </w:tcPr>
          <w:p w14:paraId="50690DAE" w14:textId="77777777" w:rsidR="00595F53" w:rsidRPr="001C73DF" w:rsidRDefault="00595F53" w:rsidP="00D1449D">
            <w:pPr>
              <w:rPr>
                <w:sz w:val="24"/>
                <w:szCs w:val="24"/>
              </w:rPr>
            </w:pPr>
          </w:p>
        </w:tc>
        <w:tc>
          <w:tcPr>
            <w:tcW w:w="464" w:type="dxa"/>
          </w:tcPr>
          <w:p w14:paraId="693EB7E1" w14:textId="4520B079" w:rsidR="00595F53" w:rsidRPr="001C73DF" w:rsidRDefault="00595F53" w:rsidP="00D1449D">
            <w:pPr>
              <w:rPr>
                <w:sz w:val="24"/>
                <w:szCs w:val="24"/>
                <w:lang w:val="en-US"/>
              </w:rPr>
            </w:pPr>
            <w:r w:rsidRPr="001C73DF">
              <w:rPr>
                <w:sz w:val="24"/>
                <w:szCs w:val="24"/>
                <w:lang w:val="en-US"/>
              </w:rPr>
              <w:t>2</w:t>
            </w:r>
          </w:p>
        </w:tc>
      </w:tr>
      <w:tr w:rsidR="00595F53" w:rsidRPr="001C73DF" w14:paraId="035468E4" w14:textId="77777777" w:rsidTr="00595F53">
        <w:trPr>
          <w:trHeight w:val="424"/>
        </w:trPr>
        <w:tc>
          <w:tcPr>
            <w:tcW w:w="399" w:type="dxa"/>
          </w:tcPr>
          <w:p w14:paraId="62C5F80F" w14:textId="77777777" w:rsidR="00595F53" w:rsidRPr="001C73DF" w:rsidRDefault="00595F53" w:rsidP="00D1449D">
            <w:pPr>
              <w:rPr>
                <w:sz w:val="24"/>
                <w:szCs w:val="24"/>
              </w:rPr>
            </w:pPr>
          </w:p>
        </w:tc>
        <w:tc>
          <w:tcPr>
            <w:tcW w:w="399" w:type="dxa"/>
          </w:tcPr>
          <w:p w14:paraId="5FCA321C" w14:textId="77777777" w:rsidR="00595F53" w:rsidRPr="001C73DF" w:rsidRDefault="00595F53" w:rsidP="00D1449D">
            <w:pPr>
              <w:rPr>
                <w:sz w:val="24"/>
                <w:szCs w:val="24"/>
              </w:rPr>
            </w:pPr>
          </w:p>
        </w:tc>
        <w:tc>
          <w:tcPr>
            <w:tcW w:w="399" w:type="dxa"/>
          </w:tcPr>
          <w:p w14:paraId="6AF15421" w14:textId="77777777" w:rsidR="00595F53" w:rsidRPr="001C73DF" w:rsidRDefault="00595F53" w:rsidP="00D1449D">
            <w:pPr>
              <w:rPr>
                <w:sz w:val="24"/>
                <w:szCs w:val="24"/>
              </w:rPr>
            </w:pPr>
          </w:p>
        </w:tc>
        <w:tc>
          <w:tcPr>
            <w:tcW w:w="399" w:type="dxa"/>
          </w:tcPr>
          <w:p w14:paraId="47356EC6" w14:textId="1BCFE3F8" w:rsidR="00595F53" w:rsidRPr="001C73DF" w:rsidRDefault="00595F53" w:rsidP="00D1449D">
            <w:pPr>
              <w:rPr>
                <w:sz w:val="24"/>
                <w:szCs w:val="24"/>
                <w:lang w:val="en-US"/>
              </w:rPr>
            </w:pPr>
            <w:r w:rsidRPr="001C73DF">
              <w:rPr>
                <w:sz w:val="24"/>
                <w:szCs w:val="24"/>
                <w:lang w:val="en-US"/>
              </w:rPr>
              <w:t>X</w:t>
            </w:r>
          </w:p>
        </w:tc>
        <w:tc>
          <w:tcPr>
            <w:tcW w:w="398" w:type="dxa"/>
          </w:tcPr>
          <w:p w14:paraId="67E77446" w14:textId="5CC3595C" w:rsidR="00595F53" w:rsidRPr="001C73DF" w:rsidRDefault="00595F53" w:rsidP="00D1449D">
            <w:pPr>
              <w:rPr>
                <w:sz w:val="24"/>
                <w:szCs w:val="24"/>
                <w:lang w:val="en-US"/>
              </w:rPr>
            </w:pPr>
            <w:r w:rsidRPr="001C73DF">
              <w:rPr>
                <w:sz w:val="24"/>
                <w:szCs w:val="24"/>
                <w:lang w:val="en-US"/>
              </w:rPr>
              <w:t>X</w:t>
            </w:r>
          </w:p>
        </w:tc>
        <w:tc>
          <w:tcPr>
            <w:tcW w:w="398" w:type="dxa"/>
          </w:tcPr>
          <w:p w14:paraId="3564932C" w14:textId="08A74EAA" w:rsidR="00595F53" w:rsidRPr="001C73DF" w:rsidRDefault="00595F53" w:rsidP="00D1449D">
            <w:pPr>
              <w:rPr>
                <w:sz w:val="24"/>
                <w:szCs w:val="24"/>
                <w:lang w:val="en-US"/>
              </w:rPr>
            </w:pPr>
            <w:r w:rsidRPr="001C73DF">
              <w:rPr>
                <w:sz w:val="24"/>
                <w:szCs w:val="24"/>
                <w:lang w:val="en-US"/>
              </w:rPr>
              <w:t>X</w:t>
            </w:r>
          </w:p>
        </w:tc>
        <w:tc>
          <w:tcPr>
            <w:tcW w:w="398" w:type="dxa"/>
          </w:tcPr>
          <w:p w14:paraId="6E6ECE7B" w14:textId="50160CCE" w:rsidR="00595F53" w:rsidRPr="001C73DF" w:rsidRDefault="00595F53" w:rsidP="00D1449D">
            <w:pPr>
              <w:rPr>
                <w:sz w:val="24"/>
                <w:szCs w:val="24"/>
                <w:lang w:val="en-US"/>
              </w:rPr>
            </w:pPr>
            <w:r w:rsidRPr="001C73DF">
              <w:rPr>
                <w:sz w:val="24"/>
                <w:szCs w:val="24"/>
                <w:lang w:val="en-US"/>
              </w:rPr>
              <w:t>X</w:t>
            </w:r>
          </w:p>
        </w:tc>
        <w:tc>
          <w:tcPr>
            <w:tcW w:w="398" w:type="dxa"/>
          </w:tcPr>
          <w:p w14:paraId="2BF43A2C" w14:textId="77777777" w:rsidR="00595F53" w:rsidRPr="001C73DF" w:rsidRDefault="00595F53" w:rsidP="00D1449D">
            <w:pPr>
              <w:rPr>
                <w:sz w:val="24"/>
                <w:szCs w:val="24"/>
              </w:rPr>
            </w:pPr>
          </w:p>
        </w:tc>
        <w:tc>
          <w:tcPr>
            <w:tcW w:w="398" w:type="dxa"/>
          </w:tcPr>
          <w:p w14:paraId="53687CA1" w14:textId="77777777" w:rsidR="00595F53" w:rsidRPr="001C73DF" w:rsidRDefault="00595F53" w:rsidP="00D1449D">
            <w:pPr>
              <w:rPr>
                <w:sz w:val="24"/>
                <w:szCs w:val="24"/>
              </w:rPr>
            </w:pPr>
          </w:p>
        </w:tc>
        <w:tc>
          <w:tcPr>
            <w:tcW w:w="464" w:type="dxa"/>
          </w:tcPr>
          <w:p w14:paraId="6A8213BD" w14:textId="77777777" w:rsidR="00595F53" w:rsidRPr="001C73DF" w:rsidRDefault="00595F53" w:rsidP="00D1449D">
            <w:pPr>
              <w:rPr>
                <w:sz w:val="24"/>
                <w:szCs w:val="24"/>
              </w:rPr>
            </w:pPr>
          </w:p>
        </w:tc>
        <w:tc>
          <w:tcPr>
            <w:tcW w:w="464" w:type="dxa"/>
          </w:tcPr>
          <w:p w14:paraId="1B3C1F0A" w14:textId="77777777" w:rsidR="00595F53" w:rsidRPr="001C73DF" w:rsidRDefault="00595F53" w:rsidP="00D1449D">
            <w:pPr>
              <w:rPr>
                <w:sz w:val="24"/>
                <w:szCs w:val="24"/>
              </w:rPr>
            </w:pPr>
          </w:p>
        </w:tc>
        <w:tc>
          <w:tcPr>
            <w:tcW w:w="464" w:type="dxa"/>
          </w:tcPr>
          <w:p w14:paraId="6C7F9341" w14:textId="5FAAA5CD" w:rsidR="00595F53" w:rsidRPr="001C73DF" w:rsidRDefault="00595F53" w:rsidP="00D1449D">
            <w:pPr>
              <w:rPr>
                <w:sz w:val="24"/>
                <w:szCs w:val="24"/>
                <w:lang w:val="en-US"/>
              </w:rPr>
            </w:pPr>
            <w:r w:rsidRPr="001C73DF">
              <w:rPr>
                <w:sz w:val="24"/>
                <w:szCs w:val="24"/>
                <w:lang w:val="en-US"/>
              </w:rPr>
              <w:t>X</w:t>
            </w:r>
          </w:p>
        </w:tc>
        <w:tc>
          <w:tcPr>
            <w:tcW w:w="464" w:type="dxa"/>
          </w:tcPr>
          <w:p w14:paraId="75410F88" w14:textId="6688FD8F" w:rsidR="00595F53" w:rsidRPr="001C73DF" w:rsidRDefault="00595F53" w:rsidP="00D1449D">
            <w:pPr>
              <w:rPr>
                <w:sz w:val="24"/>
                <w:szCs w:val="24"/>
                <w:lang w:val="en-US"/>
              </w:rPr>
            </w:pPr>
            <w:r w:rsidRPr="001C73DF">
              <w:rPr>
                <w:sz w:val="24"/>
                <w:szCs w:val="24"/>
                <w:lang w:val="en-US"/>
              </w:rPr>
              <w:t>X</w:t>
            </w:r>
          </w:p>
        </w:tc>
        <w:tc>
          <w:tcPr>
            <w:tcW w:w="464" w:type="dxa"/>
          </w:tcPr>
          <w:p w14:paraId="5BFDDC66" w14:textId="6169EABE" w:rsidR="00595F53" w:rsidRPr="001C73DF" w:rsidRDefault="00595F53" w:rsidP="00D1449D">
            <w:pPr>
              <w:rPr>
                <w:sz w:val="24"/>
                <w:szCs w:val="24"/>
                <w:lang w:val="en-US"/>
              </w:rPr>
            </w:pPr>
            <w:r w:rsidRPr="001C73DF">
              <w:rPr>
                <w:sz w:val="24"/>
                <w:szCs w:val="24"/>
                <w:lang w:val="en-US"/>
              </w:rPr>
              <w:t>X</w:t>
            </w:r>
          </w:p>
        </w:tc>
        <w:tc>
          <w:tcPr>
            <w:tcW w:w="464" w:type="dxa"/>
          </w:tcPr>
          <w:p w14:paraId="34FD28F8" w14:textId="27AD267E" w:rsidR="00595F53" w:rsidRPr="001C73DF" w:rsidRDefault="00595F53" w:rsidP="00D1449D">
            <w:pPr>
              <w:rPr>
                <w:sz w:val="24"/>
                <w:szCs w:val="24"/>
                <w:lang w:val="en-US"/>
              </w:rPr>
            </w:pPr>
            <w:r w:rsidRPr="001C73DF">
              <w:rPr>
                <w:sz w:val="24"/>
                <w:szCs w:val="24"/>
                <w:lang w:val="en-US"/>
              </w:rPr>
              <w:t>X</w:t>
            </w:r>
          </w:p>
        </w:tc>
        <w:tc>
          <w:tcPr>
            <w:tcW w:w="464" w:type="dxa"/>
          </w:tcPr>
          <w:p w14:paraId="6F198BDB" w14:textId="77777777" w:rsidR="00595F53" w:rsidRPr="001C73DF" w:rsidRDefault="00595F53" w:rsidP="00D1449D">
            <w:pPr>
              <w:rPr>
                <w:sz w:val="24"/>
                <w:szCs w:val="24"/>
              </w:rPr>
            </w:pPr>
          </w:p>
        </w:tc>
        <w:tc>
          <w:tcPr>
            <w:tcW w:w="464" w:type="dxa"/>
          </w:tcPr>
          <w:p w14:paraId="421741A0" w14:textId="77777777" w:rsidR="00595F53" w:rsidRPr="001C73DF" w:rsidRDefault="00595F53" w:rsidP="00D1449D">
            <w:pPr>
              <w:rPr>
                <w:sz w:val="24"/>
                <w:szCs w:val="24"/>
              </w:rPr>
            </w:pPr>
          </w:p>
        </w:tc>
        <w:tc>
          <w:tcPr>
            <w:tcW w:w="464" w:type="dxa"/>
          </w:tcPr>
          <w:p w14:paraId="113D74B7" w14:textId="77777777" w:rsidR="00595F53" w:rsidRPr="001C73DF" w:rsidRDefault="00595F53" w:rsidP="00D1449D">
            <w:pPr>
              <w:rPr>
                <w:sz w:val="24"/>
                <w:szCs w:val="24"/>
              </w:rPr>
            </w:pPr>
          </w:p>
        </w:tc>
        <w:tc>
          <w:tcPr>
            <w:tcW w:w="464" w:type="dxa"/>
          </w:tcPr>
          <w:p w14:paraId="7DB33EEF" w14:textId="77777777" w:rsidR="00595F53" w:rsidRPr="001C73DF" w:rsidRDefault="00595F53" w:rsidP="00D1449D">
            <w:pPr>
              <w:rPr>
                <w:sz w:val="24"/>
                <w:szCs w:val="24"/>
              </w:rPr>
            </w:pPr>
          </w:p>
        </w:tc>
        <w:tc>
          <w:tcPr>
            <w:tcW w:w="464" w:type="dxa"/>
          </w:tcPr>
          <w:p w14:paraId="60824857" w14:textId="4D48A890" w:rsidR="00595F53" w:rsidRPr="001C73DF" w:rsidRDefault="00595F53" w:rsidP="00D1449D">
            <w:pPr>
              <w:rPr>
                <w:sz w:val="24"/>
                <w:szCs w:val="24"/>
                <w:lang w:val="en-US"/>
              </w:rPr>
            </w:pPr>
            <w:r w:rsidRPr="001C73DF">
              <w:rPr>
                <w:sz w:val="24"/>
                <w:szCs w:val="24"/>
                <w:lang w:val="en-US"/>
              </w:rPr>
              <w:t>X</w:t>
            </w:r>
          </w:p>
        </w:tc>
        <w:tc>
          <w:tcPr>
            <w:tcW w:w="464" w:type="dxa"/>
          </w:tcPr>
          <w:p w14:paraId="011E12A4" w14:textId="30F853D8" w:rsidR="00595F53" w:rsidRPr="001C73DF" w:rsidRDefault="00595F53" w:rsidP="00D1449D">
            <w:pPr>
              <w:rPr>
                <w:sz w:val="24"/>
                <w:szCs w:val="24"/>
                <w:lang w:val="en-US"/>
              </w:rPr>
            </w:pPr>
            <w:r w:rsidRPr="001C73DF">
              <w:rPr>
                <w:sz w:val="24"/>
                <w:szCs w:val="24"/>
                <w:lang w:val="en-US"/>
              </w:rPr>
              <w:t>X</w:t>
            </w:r>
          </w:p>
        </w:tc>
        <w:tc>
          <w:tcPr>
            <w:tcW w:w="464" w:type="dxa"/>
          </w:tcPr>
          <w:p w14:paraId="79BDD9AB" w14:textId="41B565D4" w:rsidR="00595F53" w:rsidRPr="001C73DF" w:rsidRDefault="00595F53" w:rsidP="00D1449D">
            <w:pPr>
              <w:rPr>
                <w:sz w:val="24"/>
                <w:szCs w:val="24"/>
                <w:lang w:val="en-US"/>
              </w:rPr>
            </w:pPr>
            <w:r w:rsidRPr="001C73DF">
              <w:rPr>
                <w:sz w:val="24"/>
                <w:szCs w:val="24"/>
                <w:lang w:val="en-US"/>
              </w:rPr>
              <w:t>4</w:t>
            </w:r>
          </w:p>
        </w:tc>
      </w:tr>
      <w:tr w:rsidR="00595F53" w:rsidRPr="001C73DF" w14:paraId="210C828B" w14:textId="77777777" w:rsidTr="00595F53">
        <w:trPr>
          <w:trHeight w:val="424"/>
        </w:trPr>
        <w:tc>
          <w:tcPr>
            <w:tcW w:w="399" w:type="dxa"/>
          </w:tcPr>
          <w:p w14:paraId="5848A3E8" w14:textId="77777777" w:rsidR="00595F53" w:rsidRPr="001C73DF" w:rsidRDefault="00595F53" w:rsidP="00D1449D">
            <w:pPr>
              <w:rPr>
                <w:sz w:val="24"/>
                <w:szCs w:val="24"/>
              </w:rPr>
            </w:pPr>
          </w:p>
        </w:tc>
        <w:tc>
          <w:tcPr>
            <w:tcW w:w="399" w:type="dxa"/>
          </w:tcPr>
          <w:p w14:paraId="75C4D425" w14:textId="77777777" w:rsidR="00595F53" w:rsidRPr="001C73DF" w:rsidRDefault="00595F53" w:rsidP="00D1449D">
            <w:pPr>
              <w:rPr>
                <w:sz w:val="24"/>
                <w:szCs w:val="24"/>
              </w:rPr>
            </w:pPr>
          </w:p>
        </w:tc>
        <w:tc>
          <w:tcPr>
            <w:tcW w:w="399" w:type="dxa"/>
          </w:tcPr>
          <w:p w14:paraId="1B0B909F" w14:textId="77777777" w:rsidR="00595F53" w:rsidRPr="001C73DF" w:rsidRDefault="00595F53" w:rsidP="00D1449D">
            <w:pPr>
              <w:rPr>
                <w:sz w:val="24"/>
                <w:szCs w:val="24"/>
              </w:rPr>
            </w:pPr>
          </w:p>
        </w:tc>
        <w:tc>
          <w:tcPr>
            <w:tcW w:w="399" w:type="dxa"/>
          </w:tcPr>
          <w:p w14:paraId="25B7DCEF" w14:textId="77777777" w:rsidR="00595F53" w:rsidRPr="001C73DF" w:rsidRDefault="00595F53" w:rsidP="00D1449D">
            <w:pPr>
              <w:rPr>
                <w:sz w:val="24"/>
                <w:szCs w:val="24"/>
              </w:rPr>
            </w:pPr>
          </w:p>
        </w:tc>
        <w:tc>
          <w:tcPr>
            <w:tcW w:w="398" w:type="dxa"/>
          </w:tcPr>
          <w:p w14:paraId="19A38702" w14:textId="77777777" w:rsidR="00595F53" w:rsidRPr="001C73DF" w:rsidRDefault="00595F53" w:rsidP="00D1449D">
            <w:pPr>
              <w:rPr>
                <w:sz w:val="24"/>
                <w:szCs w:val="24"/>
              </w:rPr>
            </w:pPr>
          </w:p>
        </w:tc>
        <w:tc>
          <w:tcPr>
            <w:tcW w:w="398" w:type="dxa"/>
          </w:tcPr>
          <w:p w14:paraId="317F0476" w14:textId="77777777" w:rsidR="00595F53" w:rsidRPr="001C73DF" w:rsidRDefault="00595F53" w:rsidP="00D1449D">
            <w:pPr>
              <w:rPr>
                <w:sz w:val="24"/>
                <w:szCs w:val="24"/>
              </w:rPr>
            </w:pPr>
          </w:p>
        </w:tc>
        <w:tc>
          <w:tcPr>
            <w:tcW w:w="398" w:type="dxa"/>
          </w:tcPr>
          <w:p w14:paraId="70DAE733" w14:textId="77777777" w:rsidR="00595F53" w:rsidRPr="001C73DF" w:rsidRDefault="00595F53" w:rsidP="00D1449D">
            <w:pPr>
              <w:rPr>
                <w:sz w:val="24"/>
                <w:szCs w:val="24"/>
              </w:rPr>
            </w:pPr>
          </w:p>
        </w:tc>
        <w:tc>
          <w:tcPr>
            <w:tcW w:w="398" w:type="dxa"/>
          </w:tcPr>
          <w:p w14:paraId="18E4828C" w14:textId="323A11C9" w:rsidR="00595F53" w:rsidRPr="001C73DF" w:rsidRDefault="00595F53" w:rsidP="00D1449D">
            <w:pPr>
              <w:rPr>
                <w:sz w:val="24"/>
                <w:szCs w:val="24"/>
                <w:lang w:val="en-US"/>
              </w:rPr>
            </w:pPr>
            <w:r w:rsidRPr="001C73DF">
              <w:rPr>
                <w:sz w:val="24"/>
                <w:szCs w:val="24"/>
                <w:lang w:val="en-US"/>
              </w:rPr>
              <w:t>X</w:t>
            </w:r>
          </w:p>
        </w:tc>
        <w:tc>
          <w:tcPr>
            <w:tcW w:w="398" w:type="dxa"/>
          </w:tcPr>
          <w:p w14:paraId="1170E172" w14:textId="2E583E71" w:rsidR="00595F53" w:rsidRPr="001C73DF" w:rsidRDefault="00595F53" w:rsidP="00D1449D">
            <w:pPr>
              <w:rPr>
                <w:sz w:val="24"/>
                <w:szCs w:val="24"/>
                <w:lang w:val="en-US"/>
              </w:rPr>
            </w:pPr>
            <w:r w:rsidRPr="001C73DF">
              <w:rPr>
                <w:sz w:val="24"/>
                <w:szCs w:val="24"/>
                <w:lang w:val="en-US"/>
              </w:rPr>
              <w:t>X</w:t>
            </w:r>
          </w:p>
        </w:tc>
        <w:tc>
          <w:tcPr>
            <w:tcW w:w="464" w:type="dxa"/>
          </w:tcPr>
          <w:p w14:paraId="328588D0" w14:textId="1D9B26ED" w:rsidR="00595F53" w:rsidRPr="001C73DF" w:rsidRDefault="00595F53" w:rsidP="00D1449D">
            <w:pPr>
              <w:rPr>
                <w:sz w:val="24"/>
                <w:szCs w:val="24"/>
                <w:lang w:val="en-US"/>
              </w:rPr>
            </w:pPr>
            <w:r w:rsidRPr="001C73DF">
              <w:rPr>
                <w:sz w:val="24"/>
                <w:szCs w:val="24"/>
                <w:lang w:val="en-US"/>
              </w:rPr>
              <w:t>X</w:t>
            </w:r>
          </w:p>
        </w:tc>
        <w:tc>
          <w:tcPr>
            <w:tcW w:w="464" w:type="dxa"/>
          </w:tcPr>
          <w:p w14:paraId="47DE6875" w14:textId="3ED1207C" w:rsidR="00595F53" w:rsidRPr="001C73DF" w:rsidRDefault="00595F53" w:rsidP="00D1449D">
            <w:pPr>
              <w:rPr>
                <w:sz w:val="24"/>
                <w:szCs w:val="24"/>
                <w:lang w:val="en-US"/>
              </w:rPr>
            </w:pPr>
            <w:r w:rsidRPr="001C73DF">
              <w:rPr>
                <w:sz w:val="24"/>
                <w:szCs w:val="24"/>
                <w:lang w:val="en-US"/>
              </w:rPr>
              <w:t>X</w:t>
            </w:r>
          </w:p>
        </w:tc>
        <w:tc>
          <w:tcPr>
            <w:tcW w:w="464" w:type="dxa"/>
          </w:tcPr>
          <w:p w14:paraId="3A5A22A0" w14:textId="46E44C11" w:rsidR="00595F53" w:rsidRPr="001C73DF" w:rsidRDefault="00595F53" w:rsidP="00D1449D">
            <w:pPr>
              <w:rPr>
                <w:sz w:val="24"/>
                <w:szCs w:val="24"/>
                <w:lang w:val="en-US"/>
              </w:rPr>
            </w:pPr>
            <w:r w:rsidRPr="001C73DF">
              <w:rPr>
                <w:sz w:val="24"/>
                <w:szCs w:val="24"/>
                <w:lang w:val="en-US"/>
              </w:rPr>
              <w:t>X</w:t>
            </w:r>
          </w:p>
        </w:tc>
        <w:tc>
          <w:tcPr>
            <w:tcW w:w="464" w:type="dxa"/>
          </w:tcPr>
          <w:p w14:paraId="2EEF30F6" w14:textId="552B903E" w:rsidR="00595F53" w:rsidRPr="001C73DF" w:rsidRDefault="00595F53" w:rsidP="00D1449D">
            <w:pPr>
              <w:rPr>
                <w:sz w:val="24"/>
                <w:szCs w:val="24"/>
                <w:lang w:val="en-US"/>
              </w:rPr>
            </w:pPr>
            <w:r w:rsidRPr="001C73DF">
              <w:rPr>
                <w:sz w:val="24"/>
                <w:szCs w:val="24"/>
                <w:lang w:val="en-US"/>
              </w:rPr>
              <w:t>X</w:t>
            </w:r>
          </w:p>
        </w:tc>
        <w:tc>
          <w:tcPr>
            <w:tcW w:w="464" w:type="dxa"/>
          </w:tcPr>
          <w:p w14:paraId="2936293B" w14:textId="28656905" w:rsidR="00595F53" w:rsidRPr="001C73DF" w:rsidRDefault="00595F53" w:rsidP="00D1449D">
            <w:pPr>
              <w:rPr>
                <w:sz w:val="24"/>
                <w:szCs w:val="24"/>
                <w:lang w:val="en-US"/>
              </w:rPr>
            </w:pPr>
            <w:r w:rsidRPr="001C73DF">
              <w:rPr>
                <w:sz w:val="24"/>
                <w:szCs w:val="24"/>
                <w:lang w:val="en-US"/>
              </w:rPr>
              <w:t>X</w:t>
            </w:r>
          </w:p>
        </w:tc>
        <w:tc>
          <w:tcPr>
            <w:tcW w:w="464" w:type="dxa"/>
          </w:tcPr>
          <w:p w14:paraId="1DD88A70" w14:textId="761954C6" w:rsidR="00595F53" w:rsidRPr="001C73DF" w:rsidRDefault="00595F53" w:rsidP="00D1449D">
            <w:pPr>
              <w:rPr>
                <w:sz w:val="24"/>
                <w:szCs w:val="24"/>
                <w:lang w:val="en-US"/>
              </w:rPr>
            </w:pPr>
            <w:r w:rsidRPr="001C73DF">
              <w:rPr>
                <w:sz w:val="24"/>
                <w:szCs w:val="24"/>
                <w:lang w:val="en-US"/>
              </w:rPr>
              <w:t>X</w:t>
            </w:r>
          </w:p>
        </w:tc>
        <w:tc>
          <w:tcPr>
            <w:tcW w:w="464" w:type="dxa"/>
          </w:tcPr>
          <w:p w14:paraId="1743A18A" w14:textId="77777777" w:rsidR="00595F53" w:rsidRPr="001C73DF" w:rsidRDefault="00595F53" w:rsidP="00D1449D">
            <w:pPr>
              <w:rPr>
                <w:sz w:val="24"/>
                <w:szCs w:val="24"/>
              </w:rPr>
            </w:pPr>
          </w:p>
        </w:tc>
        <w:tc>
          <w:tcPr>
            <w:tcW w:w="464" w:type="dxa"/>
          </w:tcPr>
          <w:p w14:paraId="1898DD1D" w14:textId="77777777" w:rsidR="00595F53" w:rsidRPr="001C73DF" w:rsidRDefault="00595F53" w:rsidP="00D1449D">
            <w:pPr>
              <w:rPr>
                <w:sz w:val="24"/>
                <w:szCs w:val="24"/>
              </w:rPr>
            </w:pPr>
          </w:p>
        </w:tc>
        <w:tc>
          <w:tcPr>
            <w:tcW w:w="464" w:type="dxa"/>
          </w:tcPr>
          <w:p w14:paraId="3B675AEE" w14:textId="77777777" w:rsidR="00595F53" w:rsidRPr="001C73DF" w:rsidRDefault="00595F53" w:rsidP="00D1449D">
            <w:pPr>
              <w:rPr>
                <w:sz w:val="24"/>
                <w:szCs w:val="24"/>
              </w:rPr>
            </w:pPr>
          </w:p>
        </w:tc>
        <w:tc>
          <w:tcPr>
            <w:tcW w:w="464" w:type="dxa"/>
          </w:tcPr>
          <w:p w14:paraId="07183B8C" w14:textId="77777777" w:rsidR="00595F53" w:rsidRPr="001C73DF" w:rsidRDefault="00595F53" w:rsidP="00D1449D">
            <w:pPr>
              <w:rPr>
                <w:sz w:val="24"/>
                <w:szCs w:val="24"/>
              </w:rPr>
            </w:pPr>
          </w:p>
        </w:tc>
        <w:tc>
          <w:tcPr>
            <w:tcW w:w="464" w:type="dxa"/>
          </w:tcPr>
          <w:p w14:paraId="47B13097" w14:textId="77777777" w:rsidR="00595F53" w:rsidRPr="001C73DF" w:rsidRDefault="00595F53" w:rsidP="00D1449D">
            <w:pPr>
              <w:rPr>
                <w:sz w:val="24"/>
                <w:szCs w:val="24"/>
              </w:rPr>
            </w:pPr>
          </w:p>
        </w:tc>
        <w:tc>
          <w:tcPr>
            <w:tcW w:w="464" w:type="dxa"/>
          </w:tcPr>
          <w:p w14:paraId="73A1FCAD" w14:textId="77777777" w:rsidR="00595F53" w:rsidRPr="001C73DF" w:rsidRDefault="00595F53" w:rsidP="00D1449D">
            <w:pPr>
              <w:rPr>
                <w:sz w:val="24"/>
                <w:szCs w:val="24"/>
              </w:rPr>
            </w:pPr>
          </w:p>
        </w:tc>
        <w:tc>
          <w:tcPr>
            <w:tcW w:w="464" w:type="dxa"/>
          </w:tcPr>
          <w:p w14:paraId="2867614D" w14:textId="44D61AED" w:rsidR="00595F53" w:rsidRPr="001C73DF" w:rsidRDefault="00595F53" w:rsidP="00D1449D">
            <w:pPr>
              <w:rPr>
                <w:sz w:val="24"/>
                <w:szCs w:val="24"/>
                <w:lang w:val="en-US"/>
              </w:rPr>
            </w:pPr>
            <w:r w:rsidRPr="001C73DF">
              <w:rPr>
                <w:sz w:val="24"/>
                <w:szCs w:val="24"/>
                <w:lang w:val="en-US"/>
              </w:rPr>
              <w:t>8</w:t>
            </w:r>
          </w:p>
        </w:tc>
      </w:tr>
      <w:tr w:rsidR="00595F53" w:rsidRPr="001C73DF" w14:paraId="101DC626" w14:textId="77777777" w:rsidTr="00595F53">
        <w:trPr>
          <w:trHeight w:val="832"/>
        </w:trPr>
        <w:tc>
          <w:tcPr>
            <w:tcW w:w="399" w:type="dxa"/>
          </w:tcPr>
          <w:p w14:paraId="77F8D17B" w14:textId="77777777" w:rsidR="00595F53" w:rsidRPr="001C73DF" w:rsidRDefault="00595F53" w:rsidP="00D1449D">
            <w:pPr>
              <w:rPr>
                <w:sz w:val="24"/>
                <w:szCs w:val="24"/>
              </w:rPr>
            </w:pPr>
          </w:p>
        </w:tc>
        <w:tc>
          <w:tcPr>
            <w:tcW w:w="399" w:type="dxa"/>
          </w:tcPr>
          <w:p w14:paraId="1F89445C" w14:textId="77777777" w:rsidR="00595F53" w:rsidRPr="001C73DF" w:rsidRDefault="00595F53" w:rsidP="00D1449D">
            <w:pPr>
              <w:rPr>
                <w:sz w:val="24"/>
                <w:szCs w:val="24"/>
              </w:rPr>
            </w:pPr>
          </w:p>
        </w:tc>
        <w:tc>
          <w:tcPr>
            <w:tcW w:w="399" w:type="dxa"/>
          </w:tcPr>
          <w:p w14:paraId="70104DD1" w14:textId="77777777" w:rsidR="00595F53" w:rsidRPr="001C73DF" w:rsidRDefault="00595F53" w:rsidP="00D1449D">
            <w:pPr>
              <w:rPr>
                <w:sz w:val="24"/>
                <w:szCs w:val="24"/>
              </w:rPr>
            </w:pPr>
          </w:p>
        </w:tc>
        <w:tc>
          <w:tcPr>
            <w:tcW w:w="399" w:type="dxa"/>
          </w:tcPr>
          <w:p w14:paraId="3C86474F" w14:textId="77777777" w:rsidR="00595F53" w:rsidRPr="001C73DF" w:rsidRDefault="00595F53" w:rsidP="00D1449D">
            <w:pPr>
              <w:rPr>
                <w:sz w:val="24"/>
                <w:szCs w:val="24"/>
              </w:rPr>
            </w:pPr>
          </w:p>
        </w:tc>
        <w:tc>
          <w:tcPr>
            <w:tcW w:w="398" w:type="dxa"/>
          </w:tcPr>
          <w:p w14:paraId="066A6942" w14:textId="77777777" w:rsidR="00595F53" w:rsidRPr="001C73DF" w:rsidRDefault="00595F53" w:rsidP="00D1449D">
            <w:pPr>
              <w:rPr>
                <w:sz w:val="24"/>
                <w:szCs w:val="24"/>
              </w:rPr>
            </w:pPr>
          </w:p>
        </w:tc>
        <w:tc>
          <w:tcPr>
            <w:tcW w:w="398" w:type="dxa"/>
          </w:tcPr>
          <w:p w14:paraId="3B54CE5C" w14:textId="77777777" w:rsidR="00595F53" w:rsidRPr="001C73DF" w:rsidRDefault="00595F53" w:rsidP="00D1449D">
            <w:pPr>
              <w:rPr>
                <w:sz w:val="24"/>
                <w:szCs w:val="24"/>
              </w:rPr>
            </w:pPr>
          </w:p>
        </w:tc>
        <w:tc>
          <w:tcPr>
            <w:tcW w:w="398" w:type="dxa"/>
          </w:tcPr>
          <w:p w14:paraId="3F7D80E7" w14:textId="77777777" w:rsidR="00595F53" w:rsidRPr="001C73DF" w:rsidRDefault="00595F53" w:rsidP="00D1449D">
            <w:pPr>
              <w:rPr>
                <w:sz w:val="24"/>
                <w:szCs w:val="24"/>
              </w:rPr>
            </w:pPr>
          </w:p>
        </w:tc>
        <w:tc>
          <w:tcPr>
            <w:tcW w:w="398" w:type="dxa"/>
          </w:tcPr>
          <w:p w14:paraId="4CC703D2" w14:textId="77777777" w:rsidR="00595F53" w:rsidRPr="001C73DF" w:rsidRDefault="00595F53" w:rsidP="00D1449D">
            <w:pPr>
              <w:rPr>
                <w:sz w:val="24"/>
                <w:szCs w:val="24"/>
              </w:rPr>
            </w:pPr>
          </w:p>
        </w:tc>
        <w:tc>
          <w:tcPr>
            <w:tcW w:w="398" w:type="dxa"/>
          </w:tcPr>
          <w:p w14:paraId="09EA6A55" w14:textId="77777777" w:rsidR="00595F53" w:rsidRPr="001C73DF" w:rsidRDefault="00595F53" w:rsidP="00D1449D">
            <w:pPr>
              <w:rPr>
                <w:sz w:val="24"/>
                <w:szCs w:val="24"/>
              </w:rPr>
            </w:pPr>
          </w:p>
        </w:tc>
        <w:tc>
          <w:tcPr>
            <w:tcW w:w="464" w:type="dxa"/>
          </w:tcPr>
          <w:p w14:paraId="00FDE698" w14:textId="77777777" w:rsidR="00595F53" w:rsidRPr="001C73DF" w:rsidRDefault="00595F53" w:rsidP="00D1449D">
            <w:pPr>
              <w:rPr>
                <w:sz w:val="24"/>
                <w:szCs w:val="24"/>
              </w:rPr>
            </w:pPr>
          </w:p>
        </w:tc>
        <w:tc>
          <w:tcPr>
            <w:tcW w:w="464" w:type="dxa"/>
          </w:tcPr>
          <w:p w14:paraId="27841309" w14:textId="77777777" w:rsidR="00595F53" w:rsidRPr="001C73DF" w:rsidRDefault="00595F53" w:rsidP="00D1449D">
            <w:pPr>
              <w:rPr>
                <w:sz w:val="24"/>
                <w:szCs w:val="24"/>
              </w:rPr>
            </w:pPr>
          </w:p>
        </w:tc>
        <w:tc>
          <w:tcPr>
            <w:tcW w:w="464" w:type="dxa"/>
          </w:tcPr>
          <w:p w14:paraId="10DB147E" w14:textId="77777777" w:rsidR="00595F53" w:rsidRPr="001C73DF" w:rsidRDefault="00595F53" w:rsidP="00D1449D">
            <w:pPr>
              <w:rPr>
                <w:sz w:val="24"/>
                <w:szCs w:val="24"/>
              </w:rPr>
            </w:pPr>
          </w:p>
        </w:tc>
        <w:tc>
          <w:tcPr>
            <w:tcW w:w="464" w:type="dxa"/>
          </w:tcPr>
          <w:p w14:paraId="3FADEB0C" w14:textId="77777777" w:rsidR="00595F53" w:rsidRPr="001C73DF" w:rsidRDefault="00595F53" w:rsidP="00D1449D">
            <w:pPr>
              <w:rPr>
                <w:sz w:val="24"/>
                <w:szCs w:val="24"/>
              </w:rPr>
            </w:pPr>
          </w:p>
        </w:tc>
        <w:tc>
          <w:tcPr>
            <w:tcW w:w="464" w:type="dxa"/>
          </w:tcPr>
          <w:p w14:paraId="0E1EEF36" w14:textId="77777777" w:rsidR="00595F53" w:rsidRPr="001C73DF" w:rsidRDefault="00595F53" w:rsidP="00D1449D">
            <w:pPr>
              <w:rPr>
                <w:sz w:val="24"/>
                <w:szCs w:val="24"/>
              </w:rPr>
            </w:pPr>
          </w:p>
        </w:tc>
        <w:tc>
          <w:tcPr>
            <w:tcW w:w="464" w:type="dxa"/>
          </w:tcPr>
          <w:p w14:paraId="53CB9D1E" w14:textId="77777777" w:rsidR="00595F53" w:rsidRPr="001C73DF" w:rsidRDefault="00595F53" w:rsidP="00D1449D">
            <w:pPr>
              <w:rPr>
                <w:sz w:val="24"/>
                <w:szCs w:val="24"/>
              </w:rPr>
            </w:pPr>
          </w:p>
        </w:tc>
        <w:tc>
          <w:tcPr>
            <w:tcW w:w="464" w:type="dxa"/>
          </w:tcPr>
          <w:p w14:paraId="45577212" w14:textId="22A012E2" w:rsidR="00595F53" w:rsidRPr="001C73DF" w:rsidRDefault="00595F53" w:rsidP="00D1449D">
            <w:pPr>
              <w:rPr>
                <w:sz w:val="24"/>
                <w:szCs w:val="24"/>
                <w:lang w:val="en-US"/>
              </w:rPr>
            </w:pPr>
            <w:r w:rsidRPr="001C73DF">
              <w:rPr>
                <w:sz w:val="24"/>
                <w:szCs w:val="24"/>
                <w:lang w:val="en-US"/>
              </w:rPr>
              <w:t>X</w:t>
            </w:r>
          </w:p>
        </w:tc>
        <w:tc>
          <w:tcPr>
            <w:tcW w:w="464" w:type="dxa"/>
          </w:tcPr>
          <w:p w14:paraId="46C00524" w14:textId="7592EFED" w:rsidR="00595F53" w:rsidRPr="001C73DF" w:rsidRDefault="00595F53" w:rsidP="00D1449D">
            <w:pPr>
              <w:rPr>
                <w:sz w:val="24"/>
                <w:szCs w:val="24"/>
                <w:lang w:val="en-US"/>
              </w:rPr>
            </w:pPr>
            <w:r w:rsidRPr="001C73DF">
              <w:rPr>
                <w:sz w:val="24"/>
                <w:szCs w:val="24"/>
                <w:lang w:val="en-US"/>
              </w:rPr>
              <w:t>X</w:t>
            </w:r>
          </w:p>
        </w:tc>
        <w:tc>
          <w:tcPr>
            <w:tcW w:w="464" w:type="dxa"/>
          </w:tcPr>
          <w:p w14:paraId="4F91FF6F" w14:textId="13950AAF" w:rsidR="00595F53" w:rsidRPr="001C73DF" w:rsidRDefault="00595F53" w:rsidP="00D1449D">
            <w:pPr>
              <w:rPr>
                <w:sz w:val="24"/>
                <w:szCs w:val="24"/>
                <w:lang w:val="en-US"/>
              </w:rPr>
            </w:pPr>
            <w:r w:rsidRPr="001C73DF">
              <w:rPr>
                <w:sz w:val="24"/>
                <w:szCs w:val="24"/>
                <w:lang w:val="en-US"/>
              </w:rPr>
              <w:t>X</w:t>
            </w:r>
          </w:p>
        </w:tc>
        <w:tc>
          <w:tcPr>
            <w:tcW w:w="464" w:type="dxa"/>
          </w:tcPr>
          <w:p w14:paraId="2F01187F" w14:textId="6461621D" w:rsidR="00595F53" w:rsidRPr="001C73DF" w:rsidRDefault="00595F53" w:rsidP="00D1449D">
            <w:pPr>
              <w:rPr>
                <w:sz w:val="24"/>
                <w:szCs w:val="24"/>
                <w:lang w:val="en-US"/>
              </w:rPr>
            </w:pPr>
            <w:r w:rsidRPr="001C73DF">
              <w:rPr>
                <w:sz w:val="24"/>
                <w:szCs w:val="24"/>
                <w:lang w:val="en-US"/>
              </w:rPr>
              <w:t>X</w:t>
            </w:r>
          </w:p>
        </w:tc>
        <w:tc>
          <w:tcPr>
            <w:tcW w:w="464" w:type="dxa"/>
          </w:tcPr>
          <w:p w14:paraId="58158B70" w14:textId="66C05E5E" w:rsidR="00595F53" w:rsidRPr="001C73DF" w:rsidRDefault="00595F53" w:rsidP="00D1449D">
            <w:pPr>
              <w:rPr>
                <w:sz w:val="24"/>
                <w:szCs w:val="24"/>
                <w:lang w:val="en-US"/>
              </w:rPr>
            </w:pPr>
            <w:r w:rsidRPr="001C73DF">
              <w:rPr>
                <w:sz w:val="24"/>
                <w:szCs w:val="24"/>
                <w:lang w:val="en-US"/>
              </w:rPr>
              <w:t>X</w:t>
            </w:r>
          </w:p>
        </w:tc>
        <w:tc>
          <w:tcPr>
            <w:tcW w:w="464" w:type="dxa"/>
          </w:tcPr>
          <w:p w14:paraId="4D933695" w14:textId="1F854F2D" w:rsidR="00595F53" w:rsidRPr="001C73DF" w:rsidRDefault="00595F53" w:rsidP="00D1449D">
            <w:pPr>
              <w:rPr>
                <w:sz w:val="24"/>
                <w:szCs w:val="24"/>
                <w:lang w:val="en-US"/>
              </w:rPr>
            </w:pPr>
            <w:r w:rsidRPr="001C73DF">
              <w:rPr>
                <w:sz w:val="24"/>
                <w:szCs w:val="24"/>
                <w:lang w:val="en-US"/>
              </w:rPr>
              <w:t>X</w:t>
            </w:r>
          </w:p>
        </w:tc>
        <w:tc>
          <w:tcPr>
            <w:tcW w:w="464" w:type="dxa"/>
          </w:tcPr>
          <w:p w14:paraId="23A1C560" w14:textId="583B24BF" w:rsidR="00595F53" w:rsidRPr="001C73DF" w:rsidRDefault="00595F53" w:rsidP="00D1449D">
            <w:pPr>
              <w:rPr>
                <w:sz w:val="24"/>
                <w:szCs w:val="24"/>
                <w:lang w:val="en-US"/>
              </w:rPr>
            </w:pPr>
            <w:r w:rsidRPr="001C73DF">
              <w:rPr>
                <w:sz w:val="24"/>
                <w:szCs w:val="24"/>
                <w:lang w:val="en-US"/>
              </w:rPr>
              <w:t>16</w:t>
            </w:r>
          </w:p>
        </w:tc>
      </w:tr>
    </w:tbl>
    <w:p w14:paraId="0393D672" w14:textId="77777777" w:rsidR="00D1449D" w:rsidRDefault="00D1449D" w:rsidP="00D1449D">
      <w:pPr>
        <w:ind w:firstLine="360"/>
      </w:pPr>
    </w:p>
    <w:p w14:paraId="469A6D11" w14:textId="77777777" w:rsidR="00F21475" w:rsidRDefault="00595F53" w:rsidP="00F21475">
      <w:pPr>
        <w:ind w:firstLine="360"/>
      </w:pPr>
      <w:r>
        <w:t>З</w:t>
      </w:r>
      <w:r w:rsidR="00D1449D">
        <w:t>наком «X» обозначены те биты, которые контролирует контрольный бит, номер которого справа. То есть, к примеру, бит номер 12 контролируется битами с номерами 4 и 8. Ясно, что чтобы узнать какими битами конт</w:t>
      </w:r>
      <w:r w:rsidR="00F21475">
        <w:t xml:space="preserve">ролируется бит с номером N, необходимо </w:t>
      </w:r>
      <w:r w:rsidR="00D1449D">
        <w:t>разложить N по степеням двойки.</w:t>
      </w:r>
    </w:p>
    <w:p w14:paraId="5DAE8141" w14:textId="77777777" w:rsidR="00F21475" w:rsidRDefault="00F21475" w:rsidP="00D1449D">
      <w:pPr>
        <w:ind w:firstLine="360"/>
      </w:pPr>
      <w:r>
        <w:lastRenderedPageBreak/>
        <w:t xml:space="preserve">При вычислении контрольных битов, считается, </w:t>
      </w:r>
      <w:r w:rsidR="00D1449D">
        <w:t xml:space="preserve">сколько среди контролируемых им битов единиц, </w:t>
      </w:r>
      <w:r>
        <w:t>получается</w:t>
      </w:r>
      <w:r w:rsidR="00D1449D">
        <w:t xml:space="preserve"> некоторое целое число и, если оно чётное, то </w:t>
      </w:r>
      <w:r>
        <w:t>бит обращается</w:t>
      </w:r>
      <w:r w:rsidR="00D1449D">
        <w:t xml:space="preserve"> ноль, в противном случае </w:t>
      </w:r>
      <w:r>
        <w:t xml:space="preserve">– в </w:t>
      </w:r>
      <w:r w:rsidR="00D1449D">
        <w:t xml:space="preserve">единицу. </w:t>
      </w:r>
    </w:p>
    <w:p w14:paraId="457D51A6" w14:textId="4197AEC6" w:rsidR="00D1449D" w:rsidRDefault="00D1449D" w:rsidP="00D1449D">
      <w:pPr>
        <w:ind w:firstLine="360"/>
      </w:pPr>
      <w:r>
        <w:t xml:space="preserve">Высчитав контрольные биты для информационного слова </w:t>
      </w:r>
      <w:r w:rsidR="00374BE9">
        <w:t>из примера получается следующее</w:t>
      </w:r>
      <w:r>
        <w:t xml:space="preserve">: </w:t>
      </w:r>
    </w:p>
    <w:tbl>
      <w:tblPr>
        <w:tblStyle w:val="TableGrid"/>
        <w:tblW w:w="0" w:type="auto"/>
        <w:tblLook w:val="04A0" w:firstRow="1" w:lastRow="0" w:firstColumn="1" w:lastColumn="0" w:noHBand="0" w:noVBand="1"/>
      </w:tblPr>
      <w:tblGrid>
        <w:gridCol w:w="4673"/>
        <w:gridCol w:w="4672"/>
      </w:tblGrid>
      <w:tr w:rsidR="00F21475" w14:paraId="268CAD93" w14:textId="77777777" w:rsidTr="002F4236">
        <w:tc>
          <w:tcPr>
            <w:tcW w:w="4675" w:type="dxa"/>
          </w:tcPr>
          <w:p w14:paraId="142F706B" w14:textId="77777777" w:rsidR="00F21475" w:rsidRPr="00D1449D" w:rsidRDefault="00F21475" w:rsidP="002F4236">
            <w:pPr>
              <w:rPr>
                <w:lang w:val="en-US"/>
              </w:rPr>
            </w:pPr>
            <w:r>
              <w:rPr>
                <w:lang w:val="en-US"/>
              </w:rPr>
              <w:t>h</w:t>
            </w:r>
          </w:p>
        </w:tc>
        <w:tc>
          <w:tcPr>
            <w:tcW w:w="4675" w:type="dxa"/>
          </w:tcPr>
          <w:p w14:paraId="7AF866CD" w14:textId="77777777" w:rsidR="00F21475" w:rsidRPr="00D1449D" w:rsidRDefault="00F21475" w:rsidP="002F4236">
            <w:pPr>
              <w:rPr>
                <w:lang w:val="en-US"/>
              </w:rPr>
            </w:pPr>
            <w:r>
              <w:rPr>
                <w:lang w:val="en-US"/>
              </w:rPr>
              <w:t>a</w:t>
            </w:r>
          </w:p>
        </w:tc>
      </w:tr>
      <w:tr w:rsidR="00F21475" w14:paraId="1DDE5134" w14:textId="77777777" w:rsidTr="002F4236">
        <w:tc>
          <w:tcPr>
            <w:tcW w:w="4675" w:type="dxa"/>
          </w:tcPr>
          <w:p w14:paraId="7DEBB7D7" w14:textId="4FF1A743" w:rsidR="00F21475" w:rsidRPr="00F21475" w:rsidRDefault="00F21475" w:rsidP="002F4236">
            <w:r w:rsidRPr="00B714FF">
              <w:rPr>
                <w:color w:val="FF0000"/>
                <w:highlight w:val="yellow"/>
              </w:rPr>
              <w:t>10</w:t>
            </w:r>
            <w:r>
              <w:t>01100</w:t>
            </w:r>
            <w:r w:rsidRPr="00B714FF">
              <w:rPr>
                <w:color w:val="FF0000"/>
                <w:highlight w:val="yellow"/>
              </w:rPr>
              <w:t>0</w:t>
            </w:r>
            <w:r>
              <w:t>0100</w:t>
            </w:r>
          </w:p>
        </w:tc>
        <w:tc>
          <w:tcPr>
            <w:tcW w:w="4675" w:type="dxa"/>
          </w:tcPr>
          <w:p w14:paraId="56F8B255" w14:textId="3C30D819" w:rsidR="00F21475" w:rsidRPr="00F21475" w:rsidRDefault="00F21475" w:rsidP="002F4236">
            <w:r>
              <w:t>001</w:t>
            </w:r>
            <w:r w:rsidRPr="00B714FF">
              <w:rPr>
                <w:color w:val="FF0000"/>
                <w:highlight w:val="yellow"/>
              </w:rPr>
              <w:t>0</w:t>
            </w:r>
            <w:r>
              <w:t>11101</w:t>
            </w:r>
          </w:p>
        </w:tc>
      </w:tr>
    </w:tbl>
    <w:p w14:paraId="4E91CBD6" w14:textId="77777777" w:rsidR="00F21475" w:rsidRDefault="00F21475" w:rsidP="00D1449D">
      <w:pPr>
        <w:ind w:firstLine="360"/>
      </w:pPr>
    </w:p>
    <w:p w14:paraId="17158B47" w14:textId="77777777" w:rsidR="00D1449D" w:rsidRDefault="00D1449D" w:rsidP="00D1449D">
      <w:pPr>
        <w:ind w:firstLine="360"/>
      </w:pPr>
      <w:r>
        <w:t xml:space="preserve">и для второй части: </w:t>
      </w:r>
    </w:p>
    <w:tbl>
      <w:tblPr>
        <w:tblStyle w:val="TableGrid"/>
        <w:tblW w:w="0" w:type="auto"/>
        <w:tblLook w:val="04A0" w:firstRow="1" w:lastRow="0" w:firstColumn="1" w:lastColumn="0" w:noHBand="0" w:noVBand="1"/>
      </w:tblPr>
      <w:tblGrid>
        <w:gridCol w:w="4673"/>
        <w:gridCol w:w="4672"/>
      </w:tblGrid>
      <w:tr w:rsidR="00F21475" w14:paraId="534DED8E" w14:textId="77777777" w:rsidTr="002F4236">
        <w:tc>
          <w:tcPr>
            <w:tcW w:w="4675" w:type="dxa"/>
          </w:tcPr>
          <w:p w14:paraId="3500642C" w14:textId="77777777" w:rsidR="00F21475" w:rsidRPr="00D1449D" w:rsidRDefault="00F21475" w:rsidP="002F4236">
            <w:pPr>
              <w:rPr>
                <w:lang w:val="en-US"/>
              </w:rPr>
            </w:pPr>
            <w:r>
              <w:rPr>
                <w:lang w:val="en-US"/>
              </w:rPr>
              <w:t>b</w:t>
            </w:r>
          </w:p>
        </w:tc>
        <w:tc>
          <w:tcPr>
            <w:tcW w:w="4675" w:type="dxa"/>
          </w:tcPr>
          <w:p w14:paraId="6B0FAC32" w14:textId="77777777" w:rsidR="00F21475" w:rsidRPr="00D1449D" w:rsidRDefault="00F21475" w:rsidP="002F4236">
            <w:pPr>
              <w:rPr>
                <w:lang w:val="en-US"/>
              </w:rPr>
            </w:pPr>
            <w:r>
              <w:rPr>
                <w:lang w:val="en-US"/>
              </w:rPr>
              <w:t>r</w:t>
            </w:r>
          </w:p>
        </w:tc>
      </w:tr>
      <w:tr w:rsidR="00F21475" w14:paraId="71CCFCE9" w14:textId="77777777" w:rsidTr="002F4236">
        <w:tc>
          <w:tcPr>
            <w:tcW w:w="4675" w:type="dxa"/>
          </w:tcPr>
          <w:p w14:paraId="6F9F2FEF" w14:textId="2DFFDE33" w:rsidR="00F21475" w:rsidRPr="00F21475" w:rsidRDefault="00F21475" w:rsidP="002F4236">
            <w:r w:rsidRPr="00B714FF">
              <w:rPr>
                <w:color w:val="FF0000"/>
                <w:highlight w:val="yellow"/>
              </w:rPr>
              <w:t>10</w:t>
            </w:r>
            <w:r>
              <w:t>0</w:t>
            </w:r>
            <w:r w:rsidRPr="00B714FF">
              <w:rPr>
                <w:color w:val="FF0000"/>
                <w:highlight w:val="yellow"/>
              </w:rPr>
              <w:t>1</w:t>
            </w:r>
            <w:r>
              <w:t>011</w:t>
            </w:r>
            <w:r w:rsidRPr="00B714FF">
              <w:rPr>
                <w:color w:val="FF0000"/>
                <w:highlight w:val="yellow"/>
              </w:rPr>
              <w:t>0</w:t>
            </w:r>
            <w:r>
              <w:t>1110</w:t>
            </w:r>
          </w:p>
        </w:tc>
        <w:tc>
          <w:tcPr>
            <w:tcW w:w="4675" w:type="dxa"/>
          </w:tcPr>
          <w:p w14:paraId="48FECB60" w14:textId="58F1C7FB" w:rsidR="00F21475" w:rsidRPr="00F21475" w:rsidRDefault="00F21475" w:rsidP="002F4236">
            <w:r>
              <w:t>0101</w:t>
            </w:r>
            <w:r w:rsidRPr="00B714FF">
              <w:rPr>
                <w:color w:val="FF0000"/>
                <w:highlight w:val="yellow"/>
              </w:rPr>
              <w:t>0</w:t>
            </w:r>
            <w:r>
              <w:t>1000</w:t>
            </w:r>
          </w:p>
        </w:tc>
      </w:tr>
    </w:tbl>
    <w:p w14:paraId="308CD79E" w14:textId="77777777" w:rsidR="00D1449D" w:rsidRDefault="00D1449D" w:rsidP="00D1449D">
      <w:pPr>
        <w:ind w:firstLine="360"/>
      </w:pPr>
    </w:p>
    <w:p w14:paraId="35B036C7" w14:textId="6C6130BE" w:rsidR="00B7543E" w:rsidRDefault="00B7543E" w:rsidP="00B7543E">
      <w:pPr>
        <w:ind w:firstLine="360"/>
      </w:pPr>
      <w:r>
        <w:t xml:space="preserve">Теперь, допустим, </w:t>
      </w:r>
      <w:r w:rsidR="00BC51AB">
        <w:t>было получено</w:t>
      </w:r>
      <w:r>
        <w:t xml:space="preserve"> закодированное первой частью алгор</w:t>
      </w:r>
      <w:r w:rsidR="00BC51AB">
        <w:t xml:space="preserve">итма сообщение, но оно пришло </w:t>
      </w:r>
      <w:r>
        <w:t>с ошибкой. К примеру</w:t>
      </w:r>
      <w:r w:rsidR="00BC51AB">
        <w:t>,</w:t>
      </w:r>
      <w:r>
        <w:t xml:space="preserve"> </w:t>
      </w:r>
      <w:r w:rsidR="00BC51AB">
        <w:t>было получено</w:t>
      </w:r>
      <w:r>
        <w:t xml:space="preserve"> такое (11-ый бит передался неправильно): </w:t>
      </w:r>
    </w:p>
    <w:tbl>
      <w:tblPr>
        <w:tblStyle w:val="TableGrid"/>
        <w:tblW w:w="0" w:type="auto"/>
        <w:tblLook w:val="04A0" w:firstRow="1" w:lastRow="0" w:firstColumn="1" w:lastColumn="0" w:noHBand="0" w:noVBand="1"/>
      </w:tblPr>
      <w:tblGrid>
        <w:gridCol w:w="4673"/>
        <w:gridCol w:w="4672"/>
      </w:tblGrid>
      <w:tr w:rsidR="00BC51AB" w14:paraId="0471E747" w14:textId="77777777" w:rsidTr="002F4236">
        <w:tc>
          <w:tcPr>
            <w:tcW w:w="4675" w:type="dxa"/>
          </w:tcPr>
          <w:p w14:paraId="6E3CA6DE" w14:textId="77777777" w:rsidR="00BC51AB" w:rsidRPr="00D1449D" w:rsidRDefault="00BC51AB" w:rsidP="002F4236">
            <w:pPr>
              <w:rPr>
                <w:lang w:val="en-US"/>
              </w:rPr>
            </w:pPr>
            <w:r>
              <w:rPr>
                <w:lang w:val="en-US"/>
              </w:rPr>
              <w:t>h</w:t>
            </w:r>
          </w:p>
        </w:tc>
        <w:tc>
          <w:tcPr>
            <w:tcW w:w="4675" w:type="dxa"/>
          </w:tcPr>
          <w:p w14:paraId="27DA801F" w14:textId="77777777" w:rsidR="00BC51AB" w:rsidRPr="00D1449D" w:rsidRDefault="00BC51AB" w:rsidP="002F4236">
            <w:pPr>
              <w:rPr>
                <w:lang w:val="en-US"/>
              </w:rPr>
            </w:pPr>
            <w:r>
              <w:rPr>
                <w:lang w:val="en-US"/>
              </w:rPr>
              <w:t>a</w:t>
            </w:r>
          </w:p>
        </w:tc>
      </w:tr>
      <w:tr w:rsidR="00BC51AB" w14:paraId="5D55E6A0" w14:textId="77777777" w:rsidTr="002F4236">
        <w:tc>
          <w:tcPr>
            <w:tcW w:w="4675" w:type="dxa"/>
          </w:tcPr>
          <w:p w14:paraId="20C2433F" w14:textId="40E11BD4" w:rsidR="00BC51AB" w:rsidRPr="00F21475" w:rsidRDefault="00BC51AB" w:rsidP="002F4236">
            <w:r w:rsidRPr="00B714FF">
              <w:rPr>
                <w:color w:val="FF0000"/>
                <w:highlight w:val="yellow"/>
              </w:rPr>
              <w:t>10</w:t>
            </w:r>
            <w:r>
              <w:t>01100</w:t>
            </w:r>
            <w:r w:rsidRPr="00B714FF">
              <w:rPr>
                <w:color w:val="FF0000"/>
                <w:highlight w:val="yellow"/>
              </w:rPr>
              <w:t>0</w:t>
            </w:r>
            <w:r>
              <w:t>01</w:t>
            </w:r>
            <w:r w:rsidRPr="00B714FF">
              <w:rPr>
                <w:color w:val="FFFFFF" w:themeColor="background1"/>
                <w:highlight w:val="red"/>
              </w:rPr>
              <w:t>1</w:t>
            </w:r>
            <w:r>
              <w:t>0</w:t>
            </w:r>
          </w:p>
        </w:tc>
        <w:tc>
          <w:tcPr>
            <w:tcW w:w="4675" w:type="dxa"/>
          </w:tcPr>
          <w:p w14:paraId="579A810E" w14:textId="77777777" w:rsidR="00BC51AB" w:rsidRPr="00F21475" w:rsidRDefault="00BC51AB" w:rsidP="002F4236">
            <w:r>
              <w:t>001</w:t>
            </w:r>
            <w:r w:rsidRPr="00B714FF">
              <w:rPr>
                <w:color w:val="FF0000"/>
                <w:highlight w:val="yellow"/>
              </w:rPr>
              <w:t>0</w:t>
            </w:r>
            <w:r>
              <w:t>11101</w:t>
            </w:r>
          </w:p>
        </w:tc>
      </w:tr>
    </w:tbl>
    <w:p w14:paraId="4432500D" w14:textId="77777777" w:rsidR="00B7543E" w:rsidRDefault="00B7543E" w:rsidP="00B7543E">
      <w:pPr>
        <w:ind w:firstLine="360"/>
      </w:pPr>
    </w:p>
    <w:p w14:paraId="5935E1CE" w14:textId="1737396C" w:rsidR="00B7543E" w:rsidRDefault="00B7543E" w:rsidP="00B7543E">
      <w:pPr>
        <w:ind w:firstLine="360"/>
      </w:pPr>
      <w:r>
        <w:t xml:space="preserve">Вся вторая часть алгоритма заключается в том, что необходимо заново вычислить все контрольные биты (так </w:t>
      </w:r>
      <w:r w:rsidR="00897B9A">
        <w:t>же,</w:t>
      </w:r>
      <w:r>
        <w:t xml:space="preserve"> как и в первой части) и сравнить их с контрольными битами, </w:t>
      </w:r>
      <w:r w:rsidR="00BC51AB">
        <w:t>полученными в сообщении</w:t>
      </w:r>
      <w:r>
        <w:t xml:space="preserve">. </w:t>
      </w:r>
      <w:r w:rsidR="00BC51AB">
        <w:t>При вычислении контрольных бит для сообщения с ошибкой, будет получена следующая последовательность</w:t>
      </w:r>
      <w:r>
        <w:t xml:space="preserve">: </w:t>
      </w:r>
    </w:p>
    <w:tbl>
      <w:tblPr>
        <w:tblStyle w:val="TableGrid"/>
        <w:tblW w:w="0" w:type="auto"/>
        <w:tblLook w:val="04A0" w:firstRow="1" w:lastRow="0" w:firstColumn="1" w:lastColumn="0" w:noHBand="0" w:noVBand="1"/>
      </w:tblPr>
      <w:tblGrid>
        <w:gridCol w:w="4673"/>
        <w:gridCol w:w="4672"/>
      </w:tblGrid>
      <w:tr w:rsidR="00BC51AB" w14:paraId="6AAD2F77" w14:textId="77777777" w:rsidTr="002F4236">
        <w:tc>
          <w:tcPr>
            <w:tcW w:w="4675" w:type="dxa"/>
          </w:tcPr>
          <w:p w14:paraId="3AB959A6" w14:textId="77777777" w:rsidR="00BC51AB" w:rsidRPr="00D1449D" w:rsidRDefault="00BC51AB" w:rsidP="002F4236">
            <w:pPr>
              <w:rPr>
                <w:lang w:val="en-US"/>
              </w:rPr>
            </w:pPr>
            <w:r>
              <w:rPr>
                <w:lang w:val="en-US"/>
              </w:rPr>
              <w:t>h</w:t>
            </w:r>
          </w:p>
        </w:tc>
        <w:tc>
          <w:tcPr>
            <w:tcW w:w="4675" w:type="dxa"/>
          </w:tcPr>
          <w:p w14:paraId="73B10F84" w14:textId="77777777" w:rsidR="00BC51AB" w:rsidRPr="00D1449D" w:rsidRDefault="00BC51AB" w:rsidP="002F4236">
            <w:pPr>
              <w:rPr>
                <w:lang w:val="en-US"/>
              </w:rPr>
            </w:pPr>
            <w:r>
              <w:rPr>
                <w:lang w:val="en-US"/>
              </w:rPr>
              <w:t>a</w:t>
            </w:r>
          </w:p>
        </w:tc>
      </w:tr>
      <w:tr w:rsidR="00BC51AB" w14:paraId="4F842DA4" w14:textId="77777777" w:rsidTr="002F4236">
        <w:tc>
          <w:tcPr>
            <w:tcW w:w="4675" w:type="dxa"/>
          </w:tcPr>
          <w:p w14:paraId="1102D375" w14:textId="6E9D61E1" w:rsidR="00BC51AB" w:rsidRPr="00F21475" w:rsidRDefault="00BC51AB" w:rsidP="002F4236">
            <w:r w:rsidRPr="00B714FF">
              <w:rPr>
                <w:color w:val="FF0000"/>
                <w:highlight w:val="yellow"/>
              </w:rPr>
              <w:t>01</w:t>
            </w:r>
            <w:r>
              <w:t>01100</w:t>
            </w:r>
            <w:r w:rsidR="00F814DE" w:rsidRPr="00B714FF">
              <w:rPr>
                <w:color w:val="FF0000"/>
                <w:highlight w:val="yellow"/>
              </w:rPr>
              <w:t>1</w:t>
            </w:r>
            <w:r>
              <w:t>01</w:t>
            </w:r>
            <w:r w:rsidRPr="00B714FF">
              <w:rPr>
                <w:color w:val="FFFFFF" w:themeColor="background1"/>
                <w:highlight w:val="red"/>
              </w:rPr>
              <w:t>1</w:t>
            </w:r>
            <w:r>
              <w:t>0</w:t>
            </w:r>
          </w:p>
        </w:tc>
        <w:tc>
          <w:tcPr>
            <w:tcW w:w="4675" w:type="dxa"/>
          </w:tcPr>
          <w:p w14:paraId="3476E035" w14:textId="77777777" w:rsidR="00BC51AB" w:rsidRPr="00F21475" w:rsidRDefault="00BC51AB" w:rsidP="002F4236">
            <w:r>
              <w:t>001</w:t>
            </w:r>
            <w:r w:rsidRPr="00B714FF">
              <w:rPr>
                <w:color w:val="FF0000"/>
                <w:highlight w:val="yellow"/>
              </w:rPr>
              <w:t>0</w:t>
            </w:r>
            <w:r>
              <w:t>11101</w:t>
            </w:r>
          </w:p>
        </w:tc>
      </w:tr>
    </w:tbl>
    <w:p w14:paraId="032488F0" w14:textId="77777777" w:rsidR="00B7543E" w:rsidRDefault="00B7543E" w:rsidP="00B7543E">
      <w:pPr>
        <w:ind w:firstLine="360"/>
      </w:pPr>
    </w:p>
    <w:p w14:paraId="794E4E3A" w14:textId="726E9E0C" w:rsidR="000F3108" w:rsidRDefault="00F814DE" w:rsidP="00B7543E">
      <w:pPr>
        <w:ind w:firstLine="360"/>
      </w:pPr>
      <w:r>
        <w:lastRenderedPageBreak/>
        <w:t>Из примера видно</w:t>
      </w:r>
      <w:r w:rsidR="00B7543E">
        <w:t xml:space="preserve">, </w:t>
      </w:r>
      <w:r>
        <w:t xml:space="preserve">что </w:t>
      </w:r>
      <w:r w:rsidR="00B7543E">
        <w:t xml:space="preserve">контрольные биты под номерами: 1, 2, 8 не совпадают с такими же контрольными битами, </w:t>
      </w:r>
      <w:r w:rsidR="000F3108">
        <w:t>полученными из сообщения.</w:t>
      </w:r>
      <w:r w:rsidR="00B7543E">
        <w:t xml:space="preserve"> Теперь</w:t>
      </w:r>
      <w:r w:rsidR="000F3108">
        <w:t>,</w:t>
      </w:r>
      <w:r w:rsidR="00B7543E">
        <w:t xml:space="preserve"> просто сложив номера позиций неправильных контрольных бит (1 + 2 + 8 = 11)</w:t>
      </w:r>
      <w:r w:rsidR="000F3108">
        <w:t>,</w:t>
      </w:r>
      <w:r w:rsidR="00B7543E">
        <w:t xml:space="preserve"> </w:t>
      </w:r>
      <w:r w:rsidR="000F3108">
        <w:t>можно</w:t>
      </w:r>
      <w:r w:rsidR="00B7543E">
        <w:t xml:space="preserve"> </w:t>
      </w:r>
      <w:r w:rsidR="000F3108">
        <w:t>получить</w:t>
      </w:r>
      <w:r w:rsidR="00B7543E">
        <w:t xml:space="preserve"> позицию ошибочного бита. </w:t>
      </w:r>
      <w:r w:rsidR="000F3108">
        <w:t>И</w:t>
      </w:r>
      <w:r w:rsidR="00B7543E">
        <w:t>нвертировав е</w:t>
      </w:r>
      <w:r w:rsidR="000F3108">
        <w:t xml:space="preserve">го и отбросив контрольные биты будет получено </w:t>
      </w:r>
      <w:r w:rsidR="00B7543E">
        <w:t>исходное сообщение в первозданном виде</w:t>
      </w:r>
      <w:r w:rsidR="000F3108">
        <w:t>.</w:t>
      </w:r>
    </w:p>
    <w:p w14:paraId="18B21F62" w14:textId="77777777" w:rsidR="000F3108" w:rsidRDefault="000F3108">
      <w:pPr>
        <w:spacing w:line="259" w:lineRule="auto"/>
      </w:pPr>
      <w:r>
        <w:br w:type="page"/>
      </w:r>
    </w:p>
    <w:p w14:paraId="532A9B3C" w14:textId="4AA038FB" w:rsidR="00A12288" w:rsidRDefault="00A12288" w:rsidP="00A53E76">
      <w:pPr>
        <w:pStyle w:val="Heading1"/>
      </w:pPr>
      <w:bookmarkStart w:id="38" w:name="_Toc391277329"/>
      <w:r>
        <w:lastRenderedPageBreak/>
        <w:t>Реализация алгоритма</w:t>
      </w:r>
      <w:bookmarkEnd w:id="38"/>
    </w:p>
    <w:p w14:paraId="51621C60" w14:textId="3FDAF3D6" w:rsidR="00155EE1" w:rsidRDefault="007134E3" w:rsidP="00155EE1">
      <w:pPr>
        <w:pStyle w:val="Heading2"/>
        <w:numPr>
          <w:ilvl w:val="1"/>
          <w:numId w:val="2"/>
        </w:numPr>
      </w:pPr>
      <w:bookmarkStart w:id="39" w:name="_Toc391277330"/>
      <w:r>
        <w:t>Общий подход к решению</w:t>
      </w:r>
      <w:bookmarkEnd w:id="39"/>
    </w:p>
    <w:p w14:paraId="1689E45F" w14:textId="403F6651" w:rsidR="00070304" w:rsidRDefault="00070304" w:rsidP="00070304">
      <w:pPr>
        <w:ind w:firstLine="360"/>
      </w:pPr>
      <w:r>
        <w:t>Рассмотрим детально поставленные в работе задачи:</w:t>
      </w:r>
    </w:p>
    <w:p w14:paraId="5B44FE9A" w14:textId="77777777" w:rsidR="00070304" w:rsidRDefault="00070304" w:rsidP="00070304">
      <w:pPr>
        <w:pStyle w:val="ListParagraph"/>
        <w:numPr>
          <w:ilvl w:val="0"/>
          <w:numId w:val="29"/>
        </w:numPr>
      </w:pPr>
      <w:r>
        <w:t>Локализация блоков, кодирующих отсчеты кардиограммы.</w:t>
      </w:r>
    </w:p>
    <w:p w14:paraId="00E8373C" w14:textId="0DFD408C" w:rsidR="00070304" w:rsidRDefault="00070304" w:rsidP="00070304">
      <w:pPr>
        <w:pStyle w:val="ListParagraph"/>
        <w:numPr>
          <w:ilvl w:val="0"/>
          <w:numId w:val="29"/>
        </w:numPr>
      </w:pPr>
      <w:r>
        <w:t xml:space="preserve">Поиск в найденных блоках фрагментов, </w:t>
      </w:r>
      <w:r w:rsidR="002F4236">
        <w:t>использ</w:t>
      </w:r>
      <w:r>
        <w:t>уемых для кодирования каждого отдельного бита.</w:t>
      </w:r>
    </w:p>
    <w:p w14:paraId="679BB1BE" w14:textId="77777777" w:rsidR="00070304" w:rsidRDefault="00070304" w:rsidP="00070304">
      <w:pPr>
        <w:pStyle w:val="ListParagraph"/>
        <w:numPr>
          <w:ilvl w:val="0"/>
          <w:numId w:val="29"/>
        </w:numPr>
      </w:pPr>
      <w:r>
        <w:t>Вычисление десятичного эквивалента двоичного числа из каждого блока.</w:t>
      </w:r>
    </w:p>
    <w:p w14:paraId="3D577971" w14:textId="53C728AB" w:rsidR="00070304" w:rsidRDefault="00374BE9" w:rsidP="00070304">
      <w:pPr>
        <w:ind w:firstLine="360"/>
      </w:pPr>
      <w:r>
        <w:t xml:space="preserve">Так как амплитуды сигнала меняются от устройства к устройству, можно оперировать только относительным порогом между «фреймом» </w:t>
      </w:r>
      <w:r w:rsidR="00346A1D">
        <w:t>(</w:t>
      </w:r>
      <w:r w:rsidR="00346A1D">
        <w:fldChar w:fldCharType="begin"/>
      </w:r>
      <w:r w:rsidR="00346A1D">
        <w:instrText xml:space="preserve"> REF _Ref388909852 \h </w:instrText>
      </w:r>
      <w:r w:rsidR="00346A1D">
        <w:fldChar w:fldCharType="separate"/>
      </w:r>
      <w:r w:rsidR="00AD570E" w:rsidRPr="001176C3">
        <w:t xml:space="preserve">рис. </w:t>
      </w:r>
      <w:r w:rsidR="00AD570E">
        <w:rPr>
          <w:noProof/>
        </w:rPr>
        <w:t>3</w:t>
      </w:r>
      <w:r w:rsidR="00346A1D">
        <w:fldChar w:fldCharType="end"/>
      </w:r>
      <w:r w:rsidR="00346A1D">
        <w:t xml:space="preserve">) </w:t>
      </w:r>
      <w:r>
        <w:t>и «паузой». Поэтому д</w:t>
      </w:r>
      <w:r w:rsidR="00070304">
        <w:t>ля локализации значащих блоков в сигнале (фрейма)</w:t>
      </w:r>
      <w:r>
        <w:t xml:space="preserve"> не</w:t>
      </w:r>
      <w:r w:rsidR="00070304">
        <w:t xml:space="preserve"> был выставлен фиксированный пороговый уровень, а определение фрейма было связано с вычисляемой </w:t>
      </w:r>
      <w:r w:rsidR="00346A1D">
        <w:t>энергией сигнала, поступающего на обработку.</w:t>
      </w:r>
    </w:p>
    <w:p w14:paraId="491F1975" w14:textId="0FD4EF55" w:rsidR="002F4236" w:rsidRDefault="002F4236" w:rsidP="00070304">
      <w:pPr>
        <w:ind w:firstLine="360"/>
      </w:pPr>
      <w:r>
        <w:t>Известно, что при кодировании сигнала на устройстве были использованы синусоидальные сигналы определенной длинны. Для поиска в найденных блоках фрагментов, кодирующих отдельные биты, были заданы два эталона для «ну</w:t>
      </w:r>
      <w:r w:rsidR="00374BE9">
        <w:t>левого» и «единичного» сигнала (</w:t>
      </w:r>
      <w:r w:rsidR="00374BE9">
        <w:fldChar w:fldCharType="begin"/>
      </w:r>
      <w:r w:rsidR="00374BE9">
        <w:instrText xml:space="preserve"> REF _Ref390762471 \h </w:instrText>
      </w:r>
      <w:r w:rsidR="00374BE9">
        <w:fldChar w:fldCharType="separate"/>
      </w:r>
      <w:r w:rsidR="00AD570E" w:rsidRPr="00EB0C33">
        <w:t xml:space="preserve">рис. </w:t>
      </w:r>
      <w:r w:rsidR="00AD570E">
        <w:rPr>
          <w:noProof/>
        </w:rPr>
        <w:t>11</w:t>
      </w:r>
      <w:r w:rsidR="00374BE9">
        <w:fldChar w:fldCharType="end"/>
      </w:r>
      <w:r>
        <w:t xml:space="preserve">). </w:t>
      </w:r>
    </w:p>
    <w:p w14:paraId="4A01BDE0" w14:textId="51D89AD9" w:rsidR="002F4236" w:rsidRDefault="0001076C" w:rsidP="002F4236">
      <w:pPr>
        <w:jc w:val="center"/>
      </w:pPr>
      <w:r w:rsidRPr="0001076C">
        <w:rPr>
          <w:noProof/>
          <w:lang w:eastAsia="ru-RU"/>
        </w:rPr>
        <mc:AlternateContent>
          <mc:Choice Requires="wps">
            <w:drawing>
              <wp:anchor distT="0" distB="0" distL="114300" distR="114300" simplePos="0" relativeHeight="251700224" behindDoc="0" locked="0" layoutInCell="1" allowOverlap="1" wp14:anchorId="6479C513" wp14:editId="2E386BB5">
                <wp:simplePos x="0" y="0"/>
                <wp:positionH relativeFrom="margin">
                  <wp:posOffset>7906604</wp:posOffset>
                </wp:positionH>
                <wp:positionV relativeFrom="paragraph">
                  <wp:posOffset>1367024</wp:posOffset>
                </wp:positionV>
                <wp:extent cx="0" cy="297180"/>
                <wp:effectExtent l="76200" t="0" r="57150" b="64770"/>
                <wp:wrapNone/>
                <wp:docPr id="45" name="Straight Arrow Connector 45"/>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5601E9" id="_x0000_t32" coordsize="21600,21600" o:spt="32" o:oned="t" path="m,l21600,21600e" filled="f">
                <v:path arrowok="t" fillok="f" o:connecttype="none"/>
                <o:lock v:ext="edit" shapetype="t"/>
              </v:shapetype>
              <v:shape id="Straight Arrow Connector 45" o:spid="_x0000_s1026" type="#_x0000_t32" style="position:absolute;margin-left:622.55pt;margin-top:107.65pt;width:0;height:23.4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" strokecolor="#5b9bd5 [3204]" strokeweight=".5pt">
                <v:stroke endarrow="block" joinstyle="miter"/>
                <w10:wrap anchorx="margin"/>
              </v:shape>
            </w:pict>
          </mc:Fallback>
        </mc:AlternateContent>
      </w:r>
      <w:r w:rsidR="002F4236">
        <w:rPr>
          <w:noProof/>
          <w:lang w:eastAsia="ru-RU"/>
        </w:rPr>
        <w:drawing>
          <wp:inline distT="0" distB="0" distL="0" distR="0" wp14:anchorId="445023F3" wp14:editId="4588D66C">
            <wp:extent cx="5276850" cy="1933575"/>
            <wp:effectExtent l="0" t="0" r="0" b="9525"/>
            <wp:docPr id="51" name="Picture 51" descr="этало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эталоны"/>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1933575"/>
                    </a:xfrm>
                    <a:prstGeom prst="rect">
                      <a:avLst/>
                    </a:prstGeom>
                    <a:noFill/>
                    <a:ln>
                      <a:noFill/>
                    </a:ln>
                  </pic:spPr>
                </pic:pic>
              </a:graphicData>
            </a:graphic>
          </wp:inline>
        </w:drawing>
      </w:r>
    </w:p>
    <w:p w14:paraId="75BF1829" w14:textId="2B55A2B0" w:rsidR="00806BCA" w:rsidRPr="00806BCA" w:rsidRDefault="00806BCA" w:rsidP="00806BCA">
      <w:pPr>
        <w:pStyle w:val="Caption"/>
      </w:pPr>
      <w:r>
        <w:t>Заданные эталоны для поиска сигналов бита, равного 0 (</w:t>
      </w:r>
      <w:r>
        <w:rPr>
          <w:lang w:val="en-US"/>
        </w:rPr>
        <w:t>S</w:t>
      </w:r>
      <w:r w:rsidRPr="00806BCA">
        <w:t xml:space="preserve">0) </w:t>
      </w:r>
      <w:r>
        <w:t>и 1 (</w:t>
      </w:r>
      <w:r>
        <w:rPr>
          <w:lang w:val="en-US"/>
        </w:rPr>
        <w:t>S</w:t>
      </w:r>
      <w:r w:rsidRPr="00806BCA">
        <w:t>1)</w:t>
      </w:r>
    </w:p>
    <w:p w14:paraId="2F81BA4B" w14:textId="79694EC5" w:rsidR="007134E3" w:rsidRPr="00727E3D" w:rsidRDefault="002F4236" w:rsidP="003A1048">
      <w:pPr>
        <w:pStyle w:val="Caption"/>
      </w:pPr>
      <w:bookmarkStart w:id="40" w:name="_Ref390762471"/>
      <w:r w:rsidRPr="00EB0C33">
        <w:t xml:space="preserve">рис. </w:t>
      </w:r>
      <w:r>
        <w:fldChar w:fldCharType="begin"/>
      </w:r>
      <w:r w:rsidRPr="00EB0C33">
        <w:instrText xml:space="preserve"> </w:instrText>
      </w:r>
      <w:r>
        <w:instrText>SEQ</w:instrText>
      </w:r>
      <w:r w:rsidRPr="00EB0C33">
        <w:instrText xml:space="preserve"> рис. \* </w:instrText>
      </w:r>
      <w:r>
        <w:instrText>ARABIC</w:instrText>
      </w:r>
      <w:r w:rsidRPr="00EB0C33">
        <w:instrText xml:space="preserve"> </w:instrText>
      </w:r>
      <w:r>
        <w:fldChar w:fldCharType="separate"/>
      </w:r>
      <w:r w:rsidR="00AD570E">
        <w:rPr>
          <w:noProof/>
        </w:rPr>
        <w:t>11</w:t>
      </w:r>
      <w:r>
        <w:fldChar w:fldCharType="end"/>
      </w:r>
      <w:bookmarkEnd w:id="40"/>
      <w:r w:rsidR="007134E3" w:rsidRPr="00727E3D">
        <w:br w:type="page"/>
      </w:r>
    </w:p>
    <w:p w14:paraId="34211549" w14:textId="42DF3F0F" w:rsidR="00070304" w:rsidRDefault="00962839" w:rsidP="00155EE1">
      <w:r>
        <w:lastRenderedPageBreak/>
        <w:tab/>
        <w:t>Общий вид алгоритма представлен на блок-схеме</w:t>
      </w:r>
      <w:r w:rsidR="00ED6B6C">
        <w:t xml:space="preserve"> (</w:t>
      </w:r>
      <w:r w:rsidR="00ED6B6C">
        <w:fldChar w:fldCharType="begin"/>
      </w:r>
      <w:r w:rsidR="00ED6B6C">
        <w:instrText xml:space="preserve"> REF _Ref390975140 \h </w:instrText>
      </w:r>
      <w:r w:rsidR="00ED6B6C">
        <w:fldChar w:fldCharType="separate"/>
      </w:r>
      <w:r w:rsidR="00AD570E">
        <w:t xml:space="preserve">рис. </w:t>
      </w:r>
      <w:r w:rsidR="00AD570E">
        <w:rPr>
          <w:noProof/>
        </w:rPr>
        <w:t>12</w:t>
      </w:r>
      <w:r w:rsidR="00ED6B6C">
        <w:fldChar w:fldCharType="end"/>
      </w:r>
      <w:r w:rsidR="00ED6B6C">
        <w:t>).</w:t>
      </w:r>
    </w:p>
    <w:p w14:paraId="0CE28D22" w14:textId="1D51E290" w:rsidR="00E56C28" w:rsidRDefault="00CA5F78" w:rsidP="00CA5F78">
      <w:pPr>
        <w:jc w:val="center"/>
      </w:pPr>
      <w:r>
        <w:rPr>
          <w:noProof/>
          <w:lang w:eastAsia="ru-RU"/>
        </w:rPr>
        <w:drawing>
          <wp:inline distT="0" distB="0" distL="0" distR="0" wp14:anchorId="0F26ADDA" wp14:editId="538E4761">
            <wp:extent cx="4010025" cy="4911725"/>
            <wp:effectExtent l="0" t="0" r="9525" b="3175"/>
            <wp:docPr id="2" name="Picture 2" descr="C:\Users\koltsov\AppData\Local\Microsoft\Windows\INetCache\Content.Word\block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koltsov\AppData\Local\Microsoft\Windows\INetCache\Content.Word\block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0025" cy="4911725"/>
                    </a:xfrm>
                    <a:prstGeom prst="rect">
                      <a:avLst/>
                    </a:prstGeom>
                    <a:noFill/>
                    <a:ln>
                      <a:noFill/>
                    </a:ln>
                  </pic:spPr>
                </pic:pic>
              </a:graphicData>
            </a:graphic>
          </wp:inline>
        </w:drawing>
      </w:r>
    </w:p>
    <w:p w14:paraId="0982FE51" w14:textId="745158E9" w:rsidR="00ED6B6C" w:rsidRDefault="00ED6B6C" w:rsidP="00ED6B6C">
      <w:pPr>
        <w:pStyle w:val="Caption"/>
      </w:pPr>
      <w:r>
        <w:t>Блок-схема «Общий вид алгоритма»</w:t>
      </w:r>
    </w:p>
    <w:p w14:paraId="471B798B" w14:textId="1E570EE1" w:rsidR="007134E3" w:rsidRDefault="00E56C28" w:rsidP="00E56C28">
      <w:pPr>
        <w:pStyle w:val="Caption"/>
      </w:pPr>
      <w:bookmarkStart w:id="41" w:name="_Ref390975140"/>
      <w:r>
        <w:t xml:space="preserve">рис. </w:t>
      </w:r>
      <w:r>
        <w:fldChar w:fldCharType="begin"/>
      </w:r>
      <w:r>
        <w:instrText xml:space="preserve"> SEQ рис. \* ARABIC </w:instrText>
      </w:r>
      <w:r>
        <w:fldChar w:fldCharType="separate"/>
      </w:r>
      <w:r w:rsidR="00AD570E">
        <w:rPr>
          <w:noProof/>
        </w:rPr>
        <w:t>12</w:t>
      </w:r>
      <w:r>
        <w:fldChar w:fldCharType="end"/>
      </w:r>
      <w:bookmarkEnd w:id="41"/>
    </w:p>
    <w:p w14:paraId="3A29242F" w14:textId="77777777" w:rsidR="007134E3" w:rsidRDefault="007134E3">
      <w:pPr>
        <w:spacing w:line="259" w:lineRule="auto"/>
      </w:pPr>
      <w:r>
        <w:br w:type="page"/>
      </w:r>
    </w:p>
    <w:p w14:paraId="1BE3EA64" w14:textId="2E86618D" w:rsidR="007134E3" w:rsidRPr="007134E3" w:rsidRDefault="0094351C" w:rsidP="007134E3">
      <w:pPr>
        <w:pStyle w:val="Heading2"/>
        <w:numPr>
          <w:ilvl w:val="1"/>
          <w:numId w:val="2"/>
        </w:numPr>
        <w:rPr>
          <w:lang w:val="en-US"/>
        </w:rPr>
      </w:pPr>
      <w:bookmarkStart w:id="42" w:name="_Toc391277331"/>
      <w:r>
        <w:lastRenderedPageBreak/>
        <w:t>Подробное описание алгоритма</w:t>
      </w:r>
      <w:bookmarkEnd w:id="42"/>
    </w:p>
    <w:p w14:paraId="35736EEC" w14:textId="3E90EADB" w:rsidR="007134E3" w:rsidRDefault="007134E3" w:rsidP="007134E3">
      <w:pPr>
        <w:ind w:firstLine="644"/>
      </w:pPr>
      <w:r>
        <w:t xml:space="preserve">Исходя из известных параметров сигнала, в среде </w:t>
      </w:r>
      <w:r>
        <w:rPr>
          <w:lang w:val="en-US"/>
        </w:rPr>
        <w:t>Mathcad</w:t>
      </w:r>
      <w:r w:rsidRPr="007134E3">
        <w:t xml:space="preserve"> </w:t>
      </w:r>
      <w:r>
        <w:t>были заданы «нулевой» и «единичный» эталоны следующими выражениями:</w:t>
      </w:r>
    </w:p>
    <w:p w14:paraId="28732555" w14:textId="2B6D6D2B" w:rsidR="007134E3" w:rsidRDefault="00926076" w:rsidP="007134E3">
      <w:pPr>
        <w:keepNext/>
        <w:jc w:val="center"/>
      </w:pPr>
      <w:r>
        <w:rPr>
          <w:noProof/>
          <w:lang w:val="en-US"/>
        </w:rPr>
        <w:pict w14:anchorId="5F278BE4">
          <v:shape id="_x0000_i1029" type="#_x0000_t75" style="width:390.1pt;height:49.45pt">
            <v:imagedata r:id="rId23" o:title="эталон 0 формула"/>
          </v:shape>
        </w:pict>
      </w:r>
      <w:r w:rsidR="000D7836">
        <w:rPr>
          <w:noProof/>
          <w:lang w:val="en-US"/>
        </w:rPr>
        <w:tab/>
        <w:t>(15)</w:t>
      </w:r>
    </w:p>
    <w:p w14:paraId="1E545C52" w14:textId="164C2D90" w:rsidR="007134E3" w:rsidRDefault="00926076" w:rsidP="007134E3">
      <w:pPr>
        <w:keepNext/>
        <w:jc w:val="center"/>
      </w:pPr>
      <w:r>
        <w:rPr>
          <w:noProof/>
          <w:lang w:val="en-US"/>
        </w:rPr>
        <w:pict w14:anchorId="7477B624">
          <v:shape id="_x0000_i1030" type="#_x0000_t75" style="width:169.8pt;height:55.9pt">
            <v:imagedata r:id="rId24" o:title="эталон 1 формула"/>
          </v:shape>
        </w:pict>
      </w:r>
      <w:r w:rsidR="000D7836">
        <w:rPr>
          <w:noProof/>
          <w:lang w:val="en-US"/>
        </w:rPr>
        <w:tab/>
        <w:t>(16)</w:t>
      </w:r>
    </w:p>
    <w:p w14:paraId="68761E1E" w14:textId="27726C87" w:rsidR="007134E3" w:rsidRDefault="007134E3" w:rsidP="007134E3">
      <w:r>
        <w:t>в которых:</w:t>
      </w:r>
    </w:p>
    <w:p w14:paraId="166E5A64" w14:textId="77777777" w:rsidR="007134E3" w:rsidRDefault="007134E3" w:rsidP="007134E3">
      <w:pPr>
        <w:pStyle w:val="ListParagraph"/>
        <w:numPr>
          <w:ilvl w:val="0"/>
          <w:numId w:val="3"/>
        </w:numPr>
      </w:pPr>
      <w:r>
        <w:rPr>
          <w:lang w:val="en-US"/>
        </w:rPr>
        <w:t>Ns</w:t>
      </w:r>
      <w:r w:rsidRPr="007134E3">
        <w:t xml:space="preserve">0 – </w:t>
      </w:r>
      <w:r>
        <w:t>длина «нулевого» эталона, равная 15</w:t>
      </w:r>
    </w:p>
    <w:p w14:paraId="228E5A9D" w14:textId="77777777" w:rsidR="007134E3" w:rsidRPr="007134E3" w:rsidRDefault="007134E3" w:rsidP="007134E3">
      <w:pPr>
        <w:pStyle w:val="ListParagraph"/>
        <w:numPr>
          <w:ilvl w:val="0"/>
          <w:numId w:val="3"/>
        </w:numPr>
      </w:pPr>
      <w:r>
        <w:rPr>
          <w:lang w:val="en-US"/>
        </w:rPr>
        <w:t>k</w:t>
      </w:r>
      <w:r w:rsidRPr="007134E3">
        <w:t xml:space="preserve">0 – </w:t>
      </w:r>
      <w:r>
        <w:t xml:space="preserve">массив отсчетов от 0 до </w:t>
      </w:r>
      <w:r>
        <w:rPr>
          <w:lang w:val="en-US"/>
        </w:rPr>
        <w:t>Ns</w:t>
      </w:r>
      <w:r w:rsidRPr="007134E3">
        <w:t>0 – 1</w:t>
      </w:r>
    </w:p>
    <w:p w14:paraId="4A36F9EC" w14:textId="77777777" w:rsidR="007134E3" w:rsidRDefault="007134E3" w:rsidP="007134E3">
      <w:pPr>
        <w:pStyle w:val="ListParagraph"/>
        <w:numPr>
          <w:ilvl w:val="0"/>
          <w:numId w:val="3"/>
        </w:numPr>
      </w:pPr>
      <w:r>
        <w:rPr>
          <w:lang w:val="en-US"/>
        </w:rPr>
        <w:t>Ns</w:t>
      </w:r>
      <w:r w:rsidRPr="007134E3">
        <w:t xml:space="preserve">1 – </w:t>
      </w:r>
      <w:r>
        <w:t>длина «единичного» эталона, равная 21</w:t>
      </w:r>
    </w:p>
    <w:p w14:paraId="3A1EB81D" w14:textId="77777777" w:rsidR="007134E3" w:rsidRDefault="007134E3" w:rsidP="007134E3">
      <w:pPr>
        <w:pStyle w:val="ListParagraph"/>
        <w:numPr>
          <w:ilvl w:val="0"/>
          <w:numId w:val="3"/>
        </w:numPr>
      </w:pPr>
      <w:r>
        <w:rPr>
          <w:lang w:val="en-US"/>
        </w:rPr>
        <w:t>k</w:t>
      </w:r>
      <w:r>
        <w:t>1</w:t>
      </w:r>
      <w:r w:rsidRPr="007134E3">
        <w:t xml:space="preserve"> – </w:t>
      </w:r>
      <w:r>
        <w:t xml:space="preserve">массив отсчетов от 0 до </w:t>
      </w:r>
      <w:r>
        <w:rPr>
          <w:lang w:val="en-US"/>
        </w:rPr>
        <w:t>Ns</w:t>
      </w:r>
      <w:r w:rsidRPr="007134E3">
        <w:t>1 – 1</w:t>
      </w:r>
    </w:p>
    <w:p w14:paraId="478A0128" w14:textId="77777777" w:rsidR="007134E3" w:rsidRDefault="007134E3" w:rsidP="007134E3">
      <w:pPr>
        <w:pStyle w:val="ListParagraph"/>
        <w:numPr>
          <w:ilvl w:val="0"/>
          <w:numId w:val="3"/>
        </w:numPr>
        <w:rPr>
          <w:lang w:val="en-US"/>
        </w:rPr>
      </w:pPr>
      <w:r>
        <w:rPr>
          <w:rFonts w:cs="Times New Roman"/>
        </w:rPr>
        <w:t>Δ</w:t>
      </w:r>
      <w:r>
        <w:rPr>
          <w:lang w:val="en-US"/>
        </w:rPr>
        <w:t>N</w:t>
      </w:r>
      <w:r w:rsidRPr="007134E3">
        <w:t xml:space="preserve"> </w:t>
      </w:r>
      <w:r>
        <w:rPr>
          <w:lang w:val="en-US"/>
        </w:rPr>
        <w:t>= (Ns1 – Ns0)/2</w:t>
      </w:r>
    </w:p>
    <w:p w14:paraId="062ADD2B" w14:textId="63CE3880" w:rsidR="007134E3" w:rsidRPr="00727E3D" w:rsidRDefault="00727E3D" w:rsidP="00547D1F">
      <w:pPr>
        <w:spacing w:line="259" w:lineRule="auto"/>
        <w:ind w:firstLine="360"/>
      </w:pPr>
      <w:r>
        <w:t xml:space="preserve">Затем, для оптимизации скорости работы алгоритма, были заранее вычислены </w:t>
      </w:r>
      <w:r w:rsidRPr="00167DB6">
        <w:t xml:space="preserve">среднеквадратическое значение </w:t>
      </w:r>
      <w:r w:rsidRPr="00167DB6">
        <w:rPr>
          <w:lang w:val="en-US"/>
        </w:rPr>
        <w:t>S</w:t>
      </w:r>
      <w:r w:rsidRPr="00167DB6">
        <w:t>0</w:t>
      </w:r>
      <w:r w:rsidRPr="00727E3D">
        <w:t xml:space="preserve"> (</w:t>
      </w:r>
      <w:r w:rsidR="00167DB6">
        <w:t xml:space="preserve">17) </w:t>
      </w:r>
      <w:r>
        <w:t xml:space="preserve">и </w:t>
      </w:r>
      <w:r w:rsidR="00897B9A">
        <w:t>среднее</w:t>
      </w:r>
      <w:r w:rsidR="00167DB6">
        <w:t xml:space="preserve"> значени</w:t>
      </w:r>
      <w:r w:rsidR="00B203F8">
        <w:t>е</w:t>
      </w:r>
      <w:r w:rsidR="00167DB6" w:rsidRPr="00167DB6">
        <w:t xml:space="preserve"> сигнала Xn </w:t>
      </w:r>
      <w:r w:rsidR="00167DB6">
        <w:t>скользящем окне</w:t>
      </w:r>
      <w:r w:rsidR="00167DB6" w:rsidRPr="00167DB6">
        <w:t xml:space="preserve"> Ns1</w:t>
      </w:r>
      <w:r w:rsidRPr="00727E3D">
        <w:t xml:space="preserve"> (</w:t>
      </w:r>
      <w:r w:rsidR="00B203F8">
        <w:t>18</w:t>
      </w:r>
      <w:r w:rsidRPr="00727E3D">
        <w:t>)</w:t>
      </w:r>
      <w:r w:rsidR="00B203F8">
        <w:t>.</w:t>
      </w:r>
    </w:p>
    <w:p w14:paraId="20329119" w14:textId="05D99980" w:rsidR="00727E3D" w:rsidRDefault="00926076" w:rsidP="00167DB6">
      <w:pPr>
        <w:keepNext/>
        <w:spacing w:line="259" w:lineRule="auto"/>
        <w:ind w:left="360"/>
        <w:jc w:val="center"/>
      </w:pPr>
      <w:r>
        <w:pict w14:anchorId="589D9502">
          <v:shape id="_x0000_i1031" type="#_x0000_t75" style="width:115pt;height:66.65pt">
            <v:imagedata r:id="rId25" o:title="S0"/>
          </v:shape>
        </w:pict>
      </w:r>
      <w:r w:rsidR="00167DB6">
        <w:tab/>
        <w:t>(17)</w:t>
      </w:r>
    </w:p>
    <w:p w14:paraId="3F9AC6CC" w14:textId="77777777" w:rsidR="00167DB6" w:rsidRDefault="00167DB6" w:rsidP="00167DB6">
      <w:pPr>
        <w:keepNext/>
        <w:spacing w:line="259" w:lineRule="auto"/>
        <w:ind w:left="360"/>
        <w:jc w:val="center"/>
      </w:pPr>
    </w:p>
    <w:p w14:paraId="514BD7A2" w14:textId="1D0D2520" w:rsidR="00727E3D" w:rsidRPr="00DC4C8E" w:rsidRDefault="000C4E5F" w:rsidP="00727E3D">
      <w:pPr>
        <w:keepNext/>
        <w:spacing w:line="259" w:lineRule="auto"/>
        <w:ind w:left="360"/>
        <w:jc w:val="center"/>
      </w:pPr>
      <m:oMath>
        <m:nary>
          <m:naryPr>
            <m:chr m:val="∑"/>
            <m:limLoc m:val="subSup"/>
            <m:supHide m:val="1"/>
            <m:ctrlPr>
              <w:rPr>
                <w:rFonts w:ascii="Cambria Math" w:hAnsi="Cambria Math"/>
                <w:i/>
              </w:rPr>
            </m:ctrlPr>
          </m:naryPr>
          <m:sub>
            <m:r>
              <w:rPr>
                <w:rFonts w:ascii="Cambria Math" w:hAnsi="Cambria Math"/>
              </w:rPr>
              <m:t>m</m:t>
            </m:r>
          </m:sub>
          <m:sup/>
          <m:e>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Ns1</m:t>
            </m:r>
          </m:den>
        </m:f>
        <m:nary>
          <m:naryPr>
            <m:chr m:val="∑"/>
            <m:limLoc m:val="undOvr"/>
            <m:ctrlPr>
              <w:rPr>
                <w:rFonts w:ascii="Cambria Math" w:hAnsi="Cambria Math"/>
                <w:i/>
              </w:rPr>
            </m:ctrlPr>
          </m:naryPr>
          <m:sub>
            <m:r>
              <w:rPr>
                <w:rFonts w:ascii="Cambria Math" w:hAnsi="Cambria Math"/>
                <w:lang w:val="en-US"/>
              </w:rPr>
              <m:t>k</m:t>
            </m:r>
            <m:r>
              <w:rPr>
                <w:rFonts w:ascii="Cambria Math" w:hAnsi="Cambria Math"/>
              </w:rPr>
              <m:t>=</m:t>
            </m:r>
            <m:r>
              <w:rPr>
                <w:rFonts w:ascii="Cambria Math" w:hAnsi="Cambria Math"/>
                <w:lang w:val="en-US"/>
              </w:rPr>
              <m:t>m</m:t>
            </m:r>
          </m:sub>
          <m:sup>
            <m:r>
              <w:rPr>
                <w:rFonts w:ascii="Cambria Math" w:hAnsi="Cambria Math"/>
              </w:rPr>
              <m:t>Ns+m-1</m:t>
            </m:r>
          </m:sup>
          <m:e>
            <m:sSub>
              <m:sSubPr>
                <m:ctrlPr>
                  <w:rPr>
                    <w:rFonts w:ascii="Cambria Math" w:hAnsi="Cambria Math"/>
                    <w:i/>
                  </w:rPr>
                </m:ctrlPr>
              </m:sSubPr>
              <m:e>
                <m:r>
                  <w:rPr>
                    <w:rFonts w:ascii="Cambria Math" w:hAnsi="Cambria Math"/>
                  </w:rPr>
                  <m:t>x</m:t>
                </m:r>
              </m:e>
              <m:sub>
                <m:r>
                  <w:rPr>
                    <w:rFonts w:ascii="Cambria Math" w:hAnsi="Cambria Math"/>
                  </w:rPr>
                  <m:t>k</m:t>
                </m:r>
              </m:sub>
            </m:sSub>
          </m:e>
        </m:nary>
      </m:oMath>
      <w:r w:rsidR="00F32A68">
        <w:rPr>
          <w:rFonts w:eastAsiaTheme="minorEastAsia"/>
        </w:rPr>
        <w:tab/>
      </w:r>
      <w:r w:rsidR="00167DB6">
        <w:tab/>
      </w:r>
      <w:r w:rsidR="00167DB6" w:rsidRPr="00DC4C8E">
        <w:t>(18)</w:t>
      </w:r>
    </w:p>
    <w:p w14:paraId="78D52A93" w14:textId="785FB2D8" w:rsidR="00DC46D8" w:rsidRPr="00CD179E" w:rsidRDefault="00CD179E" w:rsidP="003A1048">
      <w:r>
        <w:tab/>
        <w:t xml:space="preserve">Для определения наличия данных на участке сигнала (фрейма) было вычислено среднеквадратическое значение энергии сигнала, поступающего на обработку по </w:t>
      </w:r>
      <w:r w:rsidR="00DC4C8E">
        <w:t>формуле (19)</w:t>
      </w:r>
      <w:r>
        <w:t>.</w:t>
      </w:r>
    </w:p>
    <w:p w14:paraId="62043061" w14:textId="133D64E0" w:rsidR="00CD179E" w:rsidRDefault="00926076" w:rsidP="00CD179E">
      <w:pPr>
        <w:keepNext/>
        <w:spacing w:line="259" w:lineRule="auto"/>
        <w:jc w:val="center"/>
      </w:pPr>
      <w:r>
        <w:lastRenderedPageBreak/>
        <w:pict w14:anchorId="37414D4F">
          <v:shape id="_x0000_i1032" type="#_x0000_t75" style="width:124.65pt;height:56.95pt">
            <v:imagedata r:id="rId26" o:title="LE"/>
          </v:shape>
        </w:pict>
      </w:r>
      <w:r w:rsidR="00DC4C8E">
        <w:tab/>
        <w:t>(19)</w:t>
      </w:r>
    </w:p>
    <w:p w14:paraId="4B593E0F" w14:textId="1A7A025F" w:rsidR="00E06876" w:rsidRDefault="00DA0996" w:rsidP="00155EE1">
      <w:r>
        <w:tab/>
        <w:t>Д</w:t>
      </w:r>
      <w:r w:rsidR="00D8750F">
        <w:t xml:space="preserve">ля решающих правил </w:t>
      </w:r>
      <w:r>
        <w:t xml:space="preserve">были подобраны коэффициенты, </w:t>
      </w:r>
      <w:r w:rsidR="00D8750F">
        <w:t>при обнаружении фрейма</w:t>
      </w:r>
      <w:r>
        <w:t xml:space="preserve">: </w:t>
      </w:r>
      <w:r w:rsidR="005867AC">
        <w:rPr>
          <w:lang w:val="en-US"/>
        </w:rPr>
        <w:t>E</w:t>
      </w:r>
      <w:r w:rsidR="005867AC">
        <w:rPr>
          <w:vertAlign w:val="subscript"/>
          <w:lang w:val="en-US"/>
        </w:rPr>
        <w:t>com</w:t>
      </w:r>
      <w:r>
        <w:t xml:space="preserve">=0.2, </w:t>
      </w:r>
      <w:r w:rsidR="00D8750F">
        <w:t>при принятии решений при декодировании конкретного бита в пределах фрейма</w:t>
      </w:r>
      <w:r>
        <w:t xml:space="preserve">: </w:t>
      </w:r>
      <w:r w:rsidR="005867AC">
        <w:rPr>
          <w:lang w:val="en-US"/>
        </w:rPr>
        <w:t>E</w:t>
      </w:r>
      <w:r w:rsidR="005867AC">
        <w:t>1</w:t>
      </w:r>
      <w:r w:rsidR="005867AC" w:rsidRPr="005867AC">
        <w:t xml:space="preserve"> = 0.5 </w:t>
      </w:r>
      <w:r w:rsidR="005867AC">
        <w:t xml:space="preserve">и </w:t>
      </w:r>
      <w:r w:rsidR="005867AC">
        <w:rPr>
          <w:lang w:val="en-US"/>
        </w:rPr>
        <w:t>E</w:t>
      </w:r>
      <w:r w:rsidR="005867AC" w:rsidRPr="005867AC">
        <w:t xml:space="preserve">0 = </w:t>
      </w:r>
      <w:r w:rsidR="005867AC">
        <w:rPr>
          <w:lang w:val="en-US"/>
        </w:rPr>
        <w:t>E</w:t>
      </w:r>
      <w:r>
        <w:t>1/2</w:t>
      </w:r>
      <w:r w:rsidR="00D8750F">
        <w:t>.</w:t>
      </w:r>
    </w:p>
    <w:p w14:paraId="0B189025" w14:textId="2177ABCC" w:rsidR="00CA5F78" w:rsidRDefault="005867AC" w:rsidP="00155EE1">
      <w:r>
        <w:tab/>
        <w:t>На данном этапе, имея все необходимые данные, можно приступать к поиску фрейма и, при его наличии, определению битов, закодированных на найденном участке.</w:t>
      </w:r>
    </w:p>
    <w:p w14:paraId="05885E21" w14:textId="38EF3651" w:rsidR="00CA5F78" w:rsidRDefault="00CA5F78" w:rsidP="00155EE1">
      <w:r>
        <w:tab/>
        <w:t xml:space="preserve">Блок – схема данного этапа представлена на </w:t>
      </w:r>
      <w:r>
        <w:fldChar w:fldCharType="begin"/>
      </w:r>
      <w:r>
        <w:instrText xml:space="preserve"> REF _Ref390974517 \h </w:instrText>
      </w:r>
      <w:r>
        <w:fldChar w:fldCharType="separate"/>
      </w:r>
      <w:r w:rsidR="00AD570E">
        <w:t xml:space="preserve">рис. </w:t>
      </w:r>
      <w:r w:rsidR="00AD570E">
        <w:rPr>
          <w:noProof/>
        </w:rPr>
        <w:t>13</w:t>
      </w:r>
      <w:r>
        <w:fldChar w:fldCharType="end"/>
      </w:r>
      <w:r w:rsidR="00B27494">
        <w:t>.</w:t>
      </w:r>
    </w:p>
    <w:p w14:paraId="4BC9A331" w14:textId="77777777" w:rsidR="00B27494" w:rsidRDefault="00B27494" w:rsidP="00B27494">
      <w:r>
        <w:t>Иными словами, алгоритм поиска фрейма и определения значения бита можно описать следующим образом:</w:t>
      </w:r>
    </w:p>
    <w:p w14:paraId="1186644C" w14:textId="77777777" w:rsidR="00B27494" w:rsidRPr="001402BA" w:rsidRDefault="00B27494" w:rsidP="00B27494">
      <w:r>
        <w:tab/>
        <w:t xml:space="preserve">В скользящем окне длиной </w:t>
      </w:r>
      <w:r>
        <w:rPr>
          <w:lang w:val="en-US"/>
        </w:rPr>
        <w:t>Ns</w:t>
      </w:r>
      <w:r w:rsidRPr="00C55CA1">
        <w:t>1</w:t>
      </w:r>
      <w:r>
        <w:t xml:space="preserve"> вычисляется корреляция между эталоном и анализируемым фрагментом сигнала: </w:t>
      </w:r>
      <w:r>
        <w:rPr>
          <w:lang w:val="en-US"/>
        </w:rPr>
        <w:t>r</w:t>
      </w:r>
      <w:r w:rsidRPr="00C55CA1">
        <w:t>1</w:t>
      </w:r>
      <w:r>
        <w:rPr>
          <w:vertAlign w:val="subscript"/>
          <w:lang w:val="en-US"/>
        </w:rPr>
        <w:t>n</w:t>
      </w:r>
      <w:r>
        <w:t xml:space="preserve"> (20) для «единичного» эталона и </w:t>
      </w:r>
      <w:r>
        <w:rPr>
          <w:lang w:val="en-US"/>
        </w:rPr>
        <w:t>r</w:t>
      </w:r>
      <w:r w:rsidRPr="00C55CA1">
        <w:t>0</w:t>
      </w:r>
      <w:r>
        <w:rPr>
          <w:vertAlign w:val="subscript"/>
          <w:lang w:val="en-US"/>
        </w:rPr>
        <w:t>n</w:t>
      </w:r>
      <w:r w:rsidRPr="00C55CA1">
        <w:t xml:space="preserve"> </w:t>
      </w:r>
      <w:r>
        <w:t xml:space="preserve">(21) для «нулевого». Вместе с тем рассчитывается энергия сигнала </w:t>
      </w:r>
      <w:r>
        <w:rPr>
          <w:lang w:val="en-US"/>
        </w:rPr>
        <w:t>E</w:t>
      </w:r>
      <w:r>
        <w:rPr>
          <w:vertAlign w:val="subscript"/>
          <w:lang w:val="en-US"/>
        </w:rPr>
        <w:t>n</w:t>
      </w:r>
      <w:r w:rsidRPr="001402BA">
        <w:t xml:space="preserve"> </w:t>
      </w:r>
      <w:r>
        <w:t>(22) и нормированный на энергию коэффициент корреляции с «нулевым» эталоном</w:t>
      </w:r>
      <w:r w:rsidRPr="001402BA">
        <w:t xml:space="preserve"> </w:t>
      </w:r>
      <w:r>
        <w:rPr>
          <w:lang w:val="en-US"/>
        </w:rPr>
        <w:t>kr</w:t>
      </w:r>
      <w:r w:rsidRPr="001402BA">
        <w:t>0</w:t>
      </w:r>
      <w:r>
        <w:rPr>
          <w:vertAlign w:val="subscript"/>
          <w:lang w:val="en-US"/>
        </w:rPr>
        <w:t>n</w:t>
      </w:r>
      <w:r>
        <w:rPr>
          <w:vertAlign w:val="subscript"/>
        </w:rPr>
        <w:t xml:space="preserve"> </w:t>
      </w:r>
      <w:r>
        <w:t>(23).</w:t>
      </w:r>
    </w:p>
    <w:p w14:paraId="4353D873" w14:textId="15CCD4CA" w:rsidR="00B27494" w:rsidRDefault="00B27494" w:rsidP="00B27494">
      <w:pPr>
        <w:jc w:val="center"/>
      </w:pPr>
      <w:r>
        <w:rPr>
          <w:noProof/>
          <w:lang w:eastAsia="ru-RU"/>
        </w:rPr>
        <w:drawing>
          <wp:inline distT="0" distB="0" distL="0" distR="0" wp14:anchorId="5C3B2632" wp14:editId="5CF3F362">
            <wp:extent cx="1789430" cy="757555"/>
            <wp:effectExtent l="0" t="0" r="1270" b="4445"/>
            <wp:docPr id="6" name="Picture 6"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r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9430" cy="757555"/>
                    </a:xfrm>
                    <a:prstGeom prst="rect">
                      <a:avLst/>
                    </a:prstGeom>
                    <a:noFill/>
                    <a:ln>
                      <a:noFill/>
                    </a:ln>
                  </pic:spPr>
                </pic:pic>
              </a:graphicData>
            </a:graphic>
          </wp:inline>
        </w:drawing>
      </w:r>
      <w:r>
        <w:t>(20)</w:t>
      </w:r>
      <w:r>
        <w:tab/>
      </w:r>
      <w:r>
        <w:tab/>
      </w:r>
      <w:r>
        <w:tab/>
      </w:r>
      <w:r w:rsidRPr="001402BA">
        <w:t xml:space="preserve"> </w:t>
      </w:r>
      <w:r>
        <w:rPr>
          <w:noProof/>
          <w:lang w:eastAsia="ru-RU"/>
        </w:rPr>
        <w:drawing>
          <wp:inline distT="0" distB="0" distL="0" distR="0" wp14:anchorId="58BBC9B7" wp14:editId="37364DCC">
            <wp:extent cx="1828800" cy="690245"/>
            <wp:effectExtent l="0" t="0" r="0" b="0"/>
            <wp:docPr id="180" name="Picture 180" descr="C:\Users\koltsov\AppData\Local\Microsoft\Windows\INetCache\Content.Word\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koltsov\AppData\Local\Microsoft\Windows\INetCache\Content.Word\r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690245"/>
                    </a:xfrm>
                    <a:prstGeom prst="rect">
                      <a:avLst/>
                    </a:prstGeom>
                    <a:noFill/>
                    <a:ln>
                      <a:noFill/>
                    </a:ln>
                  </pic:spPr>
                </pic:pic>
              </a:graphicData>
            </a:graphic>
          </wp:inline>
        </w:drawing>
      </w:r>
      <w:r>
        <w:t>(21)</w:t>
      </w:r>
    </w:p>
    <w:p w14:paraId="02A395F0" w14:textId="38B1F788" w:rsidR="00B27494" w:rsidRPr="00C55CA1" w:rsidRDefault="00B27494" w:rsidP="00B27494">
      <w:pPr>
        <w:jc w:val="center"/>
      </w:pPr>
      <w:r>
        <w:rPr>
          <w:noProof/>
          <w:lang w:eastAsia="ru-RU"/>
        </w:rPr>
        <w:drawing>
          <wp:inline distT="0" distB="0" distL="0" distR="0" wp14:anchorId="64353955" wp14:editId="39BD92B5">
            <wp:extent cx="2194560" cy="770890"/>
            <wp:effectExtent l="0" t="0" r="0" b="0"/>
            <wp:docPr id="5" name="Picture 5" desc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4560" cy="770890"/>
                    </a:xfrm>
                    <a:prstGeom prst="rect">
                      <a:avLst/>
                    </a:prstGeom>
                    <a:noFill/>
                    <a:ln>
                      <a:noFill/>
                    </a:ln>
                  </pic:spPr>
                </pic:pic>
              </a:graphicData>
            </a:graphic>
          </wp:inline>
        </w:drawing>
      </w:r>
      <w:r>
        <w:t>(22)</w:t>
      </w:r>
      <w:r>
        <w:tab/>
      </w:r>
      <w:r>
        <w:tab/>
      </w:r>
      <w:r>
        <w:tab/>
      </w:r>
      <w:r>
        <w:rPr>
          <w:noProof/>
          <w:lang w:eastAsia="ru-RU"/>
        </w:rPr>
        <w:drawing>
          <wp:inline distT="0" distB="0" distL="0" distR="0" wp14:anchorId="68E564AB" wp14:editId="1E75BC12">
            <wp:extent cx="1410970" cy="718185"/>
            <wp:effectExtent l="0" t="0" r="0" b="5715"/>
            <wp:docPr id="4" name="Picture 4" descr="k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kr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0970" cy="718185"/>
                    </a:xfrm>
                    <a:prstGeom prst="rect">
                      <a:avLst/>
                    </a:prstGeom>
                    <a:noFill/>
                    <a:ln>
                      <a:noFill/>
                    </a:ln>
                  </pic:spPr>
                </pic:pic>
              </a:graphicData>
            </a:graphic>
          </wp:inline>
        </w:drawing>
      </w:r>
      <w:r>
        <w:t>(23)</w:t>
      </w:r>
    </w:p>
    <w:p w14:paraId="142657E5" w14:textId="77777777" w:rsidR="00CA5F78" w:rsidRDefault="00926076" w:rsidP="00CA5F78">
      <w:pPr>
        <w:keepNext/>
      </w:pPr>
      <w:r>
        <w:lastRenderedPageBreak/>
        <w:pict w14:anchorId="41A82D1D">
          <v:shape id="_x0000_i1033" type="#_x0000_t75" style="width:468.55pt;height:587.8pt">
            <v:imagedata r:id="rId31" o:title="block2"/>
          </v:shape>
        </w:pict>
      </w:r>
    </w:p>
    <w:p w14:paraId="7C9B1DDA" w14:textId="1FA52EBB" w:rsidR="00ED6B6C" w:rsidRDefault="00ED6B6C" w:rsidP="00ED6B6C">
      <w:pPr>
        <w:pStyle w:val="Caption"/>
      </w:pPr>
      <w:r>
        <w:t>Блок-схема «Р</w:t>
      </w:r>
      <w:r w:rsidRPr="00ED6B6C">
        <w:t>асчет наличия фрейма и принятие решения о бите</w:t>
      </w:r>
      <w:r>
        <w:t>»</w:t>
      </w:r>
    </w:p>
    <w:p w14:paraId="070683FC" w14:textId="5C904D5A" w:rsidR="00B27494" w:rsidRDefault="00CA5F78" w:rsidP="00CA5F78">
      <w:pPr>
        <w:pStyle w:val="Caption"/>
      </w:pPr>
      <w:bookmarkStart w:id="43" w:name="_Ref390974517"/>
      <w:r>
        <w:t xml:space="preserve">рис. </w:t>
      </w:r>
      <w:r>
        <w:fldChar w:fldCharType="begin"/>
      </w:r>
      <w:r>
        <w:instrText xml:space="preserve"> SEQ рис. \* ARABIC </w:instrText>
      </w:r>
      <w:r>
        <w:fldChar w:fldCharType="separate"/>
      </w:r>
      <w:r w:rsidR="00AD570E">
        <w:rPr>
          <w:noProof/>
        </w:rPr>
        <w:t>13</w:t>
      </w:r>
      <w:r>
        <w:fldChar w:fldCharType="end"/>
      </w:r>
      <w:bookmarkEnd w:id="43"/>
    </w:p>
    <w:p w14:paraId="26F46929" w14:textId="77777777" w:rsidR="00B27494" w:rsidRDefault="00B27494">
      <w:pPr>
        <w:spacing w:line="259" w:lineRule="auto"/>
        <w:jc w:val="left"/>
        <w:rPr>
          <w:i/>
          <w:iCs/>
          <w:color w:val="44546A" w:themeColor="text2"/>
          <w:sz w:val="22"/>
          <w:szCs w:val="18"/>
        </w:rPr>
      </w:pPr>
      <w:r>
        <w:br w:type="page"/>
      </w:r>
    </w:p>
    <w:p w14:paraId="7C622772" w14:textId="77777777" w:rsidR="00CA5F78" w:rsidRDefault="00CA5F78" w:rsidP="00CA5F78">
      <w:pPr>
        <w:pStyle w:val="Caption"/>
      </w:pPr>
    </w:p>
    <w:p w14:paraId="45DAE412" w14:textId="567A3E56" w:rsidR="00C55CA1" w:rsidRDefault="001402BA" w:rsidP="001402BA">
      <w:r>
        <w:tab/>
      </w:r>
      <w:r w:rsidR="001F39BC">
        <w:t xml:space="preserve">Затем вводятся вспомогательные переменные </w:t>
      </w:r>
      <w:r w:rsidR="001F39BC">
        <w:rPr>
          <w:lang w:val="en-US"/>
        </w:rPr>
        <w:t>flag</w:t>
      </w:r>
      <w:r w:rsidR="001F39BC" w:rsidRPr="001F39BC">
        <w:t xml:space="preserve"> </w:t>
      </w:r>
      <w:r w:rsidR="001F39BC">
        <w:t xml:space="preserve">= 0 и </w:t>
      </w:r>
      <w:r w:rsidR="001F39BC">
        <w:rPr>
          <w:lang w:val="en-US"/>
        </w:rPr>
        <w:t>counter</w:t>
      </w:r>
      <w:r w:rsidR="001F39BC" w:rsidRPr="001F39BC">
        <w:t xml:space="preserve"> </w:t>
      </w:r>
      <w:r w:rsidR="001F39BC">
        <w:t>= 0.</w:t>
      </w:r>
    </w:p>
    <w:p w14:paraId="7028560E" w14:textId="303E6A5E" w:rsidR="001F39BC" w:rsidRDefault="001F39BC" w:rsidP="001402BA">
      <w:r>
        <w:tab/>
      </w:r>
      <w:r w:rsidR="00B27494">
        <w:t>И</w:t>
      </w:r>
      <w:r>
        <w:t xml:space="preserve">спользуя </w:t>
      </w:r>
      <w:r w:rsidR="00E62EE4">
        <w:t xml:space="preserve">заданные ранее коэффициенты </w:t>
      </w:r>
      <w:r w:rsidR="00E62EE4" w:rsidRPr="00E62EE4">
        <w:rPr>
          <w:lang w:val="en-US"/>
        </w:rPr>
        <w:t>E</w:t>
      </w:r>
      <w:r w:rsidR="00E62EE4">
        <w:rPr>
          <w:vertAlign w:val="subscript"/>
          <w:lang w:val="en-US"/>
        </w:rPr>
        <w:t>com</w:t>
      </w:r>
      <w:r w:rsidR="00E62EE4" w:rsidRPr="00E62EE4">
        <w:t xml:space="preserve">, </w:t>
      </w:r>
      <w:r w:rsidR="00E62EE4">
        <w:rPr>
          <w:lang w:val="en-US"/>
        </w:rPr>
        <w:t>E</w:t>
      </w:r>
      <w:r w:rsidR="00E62EE4" w:rsidRPr="00E62EE4">
        <w:t xml:space="preserve">1 </w:t>
      </w:r>
      <w:r w:rsidR="00E62EE4">
        <w:t xml:space="preserve">и </w:t>
      </w:r>
      <w:r w:rsidR="00E62EE4">
        <w:rPr>
          <w:lang w:val="en-US"/>
        </w:rPr>
        <w:t>E</w:t>
      </w:r>
      <w:r w:rsidR="00E62EE4" w:rsidRPr="00E62EE4">
        <w:t>0</w:t>
      </w:r>
      <w:r w:rsidR="00E62EE4">
        <w:t>,</w:t>
      </w:r>
      <w:r w:rsidR="00E62EE4" w:rsidRPr="00E62EE4">
        <w:t xml:space="preserve"> </w:t>
      </w:r>
      <w:r w:rsidRPr="00E62EE4">
        <w:t>данные</w:t>
      </w:r>
      <w:r>
        <w:t xml:space="preserve"> о корреляции с эталонами и энергии рассматриваемого отрезка сигнала по всей его длине,</w:t>
      </w:r>
      <w:r w:rsidR="00E62EE4">
        <w:t xml:space="preserve"> будет происходить принятие решения о наличии или отсутствии отрезка с данными (фрейма), а также, при наличии фрейма, поиск</w:t>
      </w:r>
      <w:r w:rsidR="0017571A">
        <w:t xml:space="preserve"> сигналов, кодирующих нулевой и единичный бит (</w:t>
      </w:r>
      <w:r w:rsidR="007D3813">
        <w:t>рис 4 и 5</w:t>
      </w:r>
      <w:r w:rsidR="0017571A">
        <w:t>)</w:t>
      </w:r>
      <w:r w:rsidR="00E62EE4">
        <w:t>.</w:t>
      </w:r>
    </w:p>
    <w:p w14:paraId="498C361E" w14:textId="1A355C0E" w:rsidR="00E62EE4" w:rsidRPr="0017571A" w:rsidRDefault="00E62EE4" w:rsidP="001402BA">
      <w:r>
        <w:tab/>
        <w:t xml:space="preserve">Для этого в цикле по каждому отсчету сигнала будем проверять условии наличия фрейма </w:t>
      </w:r>
      <w:r w:rsidR="0017571A" w:rsidRPr="0017571A">
        <w:t>(24)</w:t>
      </w:r>
      <w:r w:rsidR="0017571A">
        <w:t>.</w:t>
      </w:r>
    </w:p>
    <w:p w14:paraId="00F48799" w14:textId="54C6D86B" w:rsidR="00E62EE4" w:rsidRPr="00A51989" w:rsidRDefault="000C4E5F" w:rsidP="00E62EE4">
      <w:pPr>
        <w:jc w:val="cente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&lt;LE∙</m:t>
        </m:r>
        <m:sSub>
          <m:sSubPr>
            <m:ctrlPr>
              <w:rPr>
                <w:rFonts w:ascii="Cambria Math" w:hAnsi="Cambria Math"/>
                <w:i/>
              </w:rPr>
            </m:ctrlPr>
          </m:sSubPr>
          <m:e>
            <m:r>
              <w:rPr>
                <w:rFonts w:ascii="Cambria Math" w:hAnsi="Cambria Math"/>
              </w:rPr>
              <m:t>E</m:t>
            </m:r>
          </m:e>
          <m:sub>
            <m:r>
              <w:rPr>
                <w:rFonts w:ascii="Cambria Math" w:hAnsi="Cambria Math"/>
              </w:rPr>
              <m:t>com</m:t>
            </m:r>
          </m:sub>
        </m:sSub>
      </m:oMath>
      <w:r w:rsidR="00E62EE4">
        <w:rPr>
          <w:rFonts w:eastAsiaTheme="minorEastAsia"/>
          <w:i/>
        </w:rPr>
        <w:tab/>
      </w:r>
      <w:r w:rsidR="00E62EE4" w:rsidRPr="00A51989">
        <w:rPr>
          <w:rFonts w:eastAsiaTheme="minorEastAsia"/>
        </w:rPr>
        <w:t>(24)</w:t>
      </w:r>
    </w:p>
    <w:p w14:paraId="0D702D46" w14:textId="2D8660B7" w:rsidR="0017571A" w:rsidRDefault="0017571A" w:rsidP="0017571A">
      <w:pPr>
        <w:rPr>
          <w:rFonts w:eastAsiaTheme="minorEastAsia"/>
        </w:rPr>
      </w:pPr>
      <w:r w:rsidRPr="00A51989">
        <w:rPr>
          <w:rFonts w:eastAsiaTheme="minorEastAsia"/>
        </w:rPr>
        <w:tab/>
      </w:r>
      <w:r>
        <w:rPr>
          <w:rFonts w:eastAsiaTheme="minorEastAsia"/>
        </w:rPr>
        <w:t>После проверки условия (24) на том же шаге цикла происходит</w:t>
      </w:r>
      <w:r w:rsidR="000328F2">
        <w:rPr>
          <w:rFonts w:eastAsiaTheme="minorEastAsia"/>
        </w:rPr>
        <w:t xml:space="preserve"> поиск сигналов</w:t>
      </w:r>
      <w:r>
        <w:rPr>
          <w:rFonts w:eastAsiaTheme="minorEastAsia"/>
        </w:rPr>
        <w:t>.</w:t>
      </w:r>
      <w:r w:rsidR="000328F2">
        <w:rPr>
          <w:rFonts w:eastAsiaTheme="minorEastAsia"/>
        </w:rPr>
        <w:t xml:space="preserve"> </w:t>
      </w:r>
      <w:r w:rsidR="000328F2">
        <w:t>кодирующих нулевой и единичный бит.</w:t>
      </w:r>
      <w:r>
        <w:rPr>
          <w:rFonts w:eastAsiaTheme="minorEastAsia"/>
        </w:rPr>
        <w:t xml:space="preserve"> Для этого была введена переменная </w:t>
      </w:r>
      <w:r>
        <w:rPr>
          <w:rFonts w:eastAsiaTheme="minorEastAsia"/>
          <w:lang w:val="en-US"/>
        </w:rPr>
        <w:t>D</w:t>
      </w:r>
      <w:r>
        <w:rPr>
          <w:rFonts w:eastAsiaTheme="minorEastAsia"/>
          <w:vertAlign w:val="subscript"/>
          <w:lang w:val="en-US"/>
        </w:rPr>
        <w:t>n</w:t>
      </w:r>
      <w:r>
        <w:rPr>
          <w:rFonts w:eastAsiaTheme="minorEastAsia"/>
        </w:rPr>
        <w:t>, которая может принимать только три значения: «0», «1» и «-1».</w:t>
      </w:r>
      <w:r w:rsidR="000328F2">
        <w:rPr>
          <w:rFonts w:eastAsiaTheme="minorEastAsia"/>
        </w:rPr>
        <w:t xml:space="preserve"> Определение </w:t>
      </w:r>
      <w:r w:rsidR="000328F2">
        <w:rPr>
          <w:rFonts w:eastAsiaTheme="minorEastAsia"/>
          <w:lang w:val="en-US"/>
        </w:rPr>
        <w:t>D</w:t>
      </w:r>
      <w:r w:rsidR="000328F2">
        <w:rPr>
          <w:rFonts w:eastAsiaTheme="minorEastAsia"/>
          <w:vertAlign w:val="subscript"/>
          <w:lang w:val="en-US"/>
        </w:rPr>
        <w:t>n</w:t>
      </w:r>
      <w:r w:rsidR="000328F2">
        <w:rPr>
          <w:rFonts w:eastAsiaTheme="minorEastAsia"/>
          <w:lang w:val="en-US"/>
        </w:rPr>
        <w:t xml:space="preserve"> </w:t>
      </w:r>
      <w:r w:rsidR="000328F2">
        <w:rPr>
          <w:rFonts w:eastAsiaTheme="minorEastAsia"/>
        </w:rPr>
        <w:t>происходит следующим образом:</w:t>
      </w:r>
    </w:p>
    <w:p w14:paraId="1739134A" w14:textId="4E0F5278" w:rsidR="000328F2" w:rsidRDefault="000328F2" w:rsidP="000328F2">
      <w:pPr>
        <w:pStyle w:val="ListParagraph"/>
        <w:numPr>
          <w:ilvl w:val="0"/>
          <w:numId w:val="33"/>
        </w:numPr>
        <w:rPr>
          <w:rFonts w:eastAsiaTheme="minorEastAsia"/>
        </w:rPr>
      </w:pPr>
      <w:r>
        <w:rPr>
          <w:rFonts w:eastAsiaTheme="minorEastAsia"/>
        </w:rPr>
        <w:t xml:space="preserve">Если данный отсчет сигнала не находится внутри фрейма, т.е. неравенство (24) не выполняется, </w:t>
      </w:r>
      <w:r>
        <w:rPr>
          <w:rFonts w:eastAsiaTheme="minorEastAsia"/>
          <w:lang w:val="en-US"/>
        </w:rPr>
        <w:t>D</w:t>
      </w:r>
      <w:r>
        <w:rPr>
          <w:rFonts w:eastAsiaTheme="minorEastAsia"/>
          <w:vertAlign w:val="subscript"/>
          <w:lang w:val="en-US"/>
        </w:rPr>
        <w:t>n</w:t>
      </w:r>
      <w:r w:rsidRPr="000328F2">
        <w:rPr>
          <w:rFonts w:eastAsiaTheme="minorEastAsia"/>
        </w:rPr>
        <w:t xml:space="preserve"> </w:t>
      </w:r>
      <w:r>
        <w:rPr>
          <w:rFonts w:eastAsiaTheme="minorEastAsia"/>
        </w:rPr>
        <w:t>становится равным нулю</w:t>
      </w:r>
    </w:p>
    <w:p w14:paraId="3CDB9A1D" w14:textId="2F57DAC1" w:rsidR="000328F2" w:rsidRDefault="000328F2" w:rsidP="000328F2">
      <w:pPr>
        <w:pStyle w:val="ListParagraph"/>
        <w:numPr>
          <w:ilvl w:val="0"/>
          <w:numId w:val="33"/>
        </w:numPr>
        <w:rPr>
          <w:rFonts w:eastAsiaTheme="minorEastAsia"/>
        </w:rPr>
      </w:pPr>
      <w:r>
        <w:rPr>
          <w:rFonts w:eastAsiaTheme="minorEastAsia"/>
        </w:rPr>
        <w:t xml:space="preserve">Иначе, если </w:t>
      </w:r>
      <w:r w:rsidR="00FE0299">
        <w:rPr>
          <w:rFonts w:eastAsiaTheme="minorEastAsia"/>
          <w:lang w:val="en-US"/>
        </w:rPr>
        <w:t>E</w:t>
      </w:r>
      <w:r w:rsidR="00FE0299">
        <w:rPr>
          <w:rFonts w:eastAsiaTheme="minorEastAsia"/>
          <w:vertAlign w:val="subscript"/>
          <w:lang w:val="en-US"/>
        </w:rPr>
        <w:t>n</w:t>
      </w:r>
      <w:r>
        <w:rPr>
          <w:rFonts w:eastAsiaTheme="minorEastAsia"/>
        </w:rPr>
        <w:t xml:space="preserve"> в данной точке превосходит </w:t>
      </w:r>
      <w:r w:rsidRPr="000328F2">
        <w:rPr>
          <w:rFonts w:eastAsiaTheme="minorEastAsia"/>
        </w:rPr>
        <w:t>средквадратическое значение энергии отрезка</w:t>
      </w:r>
      <w:r w:rsidR="00FE0299">
        <w:rPr>
          <w:rFonts w:eastAsiaTheme="minorEastAsia"/>
        </w:rPr>
        <w:t xml:space="preserve"> сигнала,</w:t>
      </w:r>
      <w:r w:rsidRPr="000328F2">
        <w:rPr>
          <w:rFonts w:eastAsiaTheme="minorEastAsia"/>
        </w:rPr>
        <w:t xml:space="preserve"> поступившего на обработку</w:t>
      </w:r>
      <w:r w:rsidR="00FE0299">
        <w:rPr>
          <w:rFonts w:eastAsiaTheme="minorEastAsia"/>
        </w:rPr>
        <w:t xml:space="preserve"> (</w:t>
      </w:r>
      <w:r w:rsidR="00FE0299">
        <w:t>19</w:t>
      </w:r>
      <w:r w:rsidR="00FE0299">
        <w:rPr>
          <w:rFonts w:eastAsiaTheme="minorEastAsia"/>
        </w:rPr>
        <w:t>),</w:t>
      </w:r>
      <w:r w:rsidR="00FE0299" w:rsidRPr="00FE0299">
        <w:rPr>
          <w:rFonts w:eastAsiaTheme="minorEastAsia"/>
        </w:rPr>
        <w:t xml:space="preserve"> </w:t>
      </w:r>
      <w:r w:rsidR="00FE0299">
        <w:rPr>
          <w:rFonts w:eastAsiaTheme="minorEastAsia"/>
        </w:rPr>
        <w:t xml:space="preserve">умноженное на заданные </w:t>
      </w:r>
      <w:r w:rsidR="00897B9A">
        <w:rPr>
          <w:rFonts w:eastAsiaTheme="minorEastAsia"/>
        </w:rPr>
        <w:t>коэффициент</w:t>
      </w:r>
      <w:r w:rsidR="00FE0299">
        <w:rPr>
          <w:rFonts w:eastAsiaTheme="minorEastAsia"/>
        </w:rPr>
        <w:t xml:space="preserve"> </w:t>
      </w:r>
      <w:r w:rsidR="00FE0299">
        <w:rPr>
          <w:rFonts w:eastAsiaTheme="minorEastAsia"/>
          <w:lang w:val="en-US"/>
        </w:rPr>
        <w:t>E</w:t>
      </w:r>
      <w:r w:rsidR="00FE0299" w:rsidRPr="00FE0299">
        <w:rPr>
          <w:rFonts w:eastAsiaTheme="minorEastAsia"/>
        </w:rPr>
        <w:t>1</w:t>
      </w:r>
      <w:r w:rsidR="00FE0299">
        <w:rPr>
          <w:rFonts w:eastAsiaTheme="minorEastAsia"/>
        </w:rPr>
        <w:t xml:space="preserve">, и корреляция с </w:t>
      </w:r>
      <w:r w:rsidR="00897B9A">
        <w:rPr>
          <w:rFonts w:eastAsiaTheme="minorEastAsia"/>
        </w:rPr>
        <w:t>единичным</w:t>
      </w:r>
      <w:r w:rsidR="00FE0299">
        <w:rPr>
          <w:rFonts w:eastAsiaTheme="minorEastAsia"/>
        </w:rPr>
        <w:t xml:space="preserve"> эталоном </w:t>
      </w:r>
      <w:r w:rsidR="00FE0299" w:rsidRPr="00FE0299">
        <w:rPr>
          <w:rFonts w:eastAsiaTheme="minorEastAsia"/>
        </w:rPr>
        <w:t xml:space="preserve">(20) </w:t>
      </w:r>
      <w:r w:rsidR="00FE0299">
        <w:rPr>
          <w:rFonts w:eastAsiaTheme="minorEastAsia"/>
        </w:rPr>
        <w:t xml:space="preserve">больше нуля и превосходит корреляцию с нулевым </w:t>
      </w:r>
      <w:r w:rsidR="00FE0299" w:rsidRPr="00FE0299">
        <w:rPr>
          <w:rFonts w:eastAsiaTheme="minorEastAsia"/>
        </w:rPr>
        <w:t>(21),</w:t>
      </w:r>
      <w:r w:rsidR="00FE0299">
        <w:rPr>
          <w:rFonts w:eastAsiaTheme="minorEastAsia"/>
        </w:rPr>
        <w:t xml:space="preserve"> то </w:t>
      </w:r>
      <w:r w:rsidR="00FE0299">
        <w:rPr>
          <w:rFonts w:eastAsiaTheme="minorEastAsia"/>
          <w:lang w:val="en-US"/>
        </w:rPr>
        <w:t>D</w:t>
      </w:r>
      <w:r w:rsidR="00FE0299">
        <w:rPr>
          <w:rFonts w:eastAsiaTheme="minorEastAsia"/>
          <w:vertAlign w:val="subscript"/>
          <w:lang w:val="en-US"/>
        </w:rPr>
        <w:t>n</w:t>
      </w:r>
      <w:r w:rsidR="00FE0299" w:rsidRPr="00FE0299">
        <w:rPr>
          <w:rFonts w:eastAsiaTheme="minorEastAsia"/>
        </w:rPr>
        <w:t xml:space="preserve"> </w:t>
      </w:r>
      <w:r w:rsidR="00FE0299">
        <w:rPr>
          <w:rFonts w:eastAsiaTheme="minorEastAsia"/>
        </w:rPr>
        <w:t>принимает значение равное «1».</w:t>
      </w:r>
    </w:p>
    <w:p w14:paraId="1B271371" w14:textId="4310A820" w:rsidR="00FE0299" w:rsidRDefault="00FE0299" w:rsidP="00FE0299">
      <w:pPr>
        <w:pStyle w:val="ListParagraph"/>
        <w:numPr>
          <w:ilvl w:val="0"/>
          <w:numId w:val="33"/>
        </w:numPr>
        <w:rPr>
          <w:rFonts w:eastAsiaTheme="minorEastAsia"/>
        </w:rPr>
      </w:pPr>
      <w:r>
        <w:rPr>
          <w:rFonts w:eastAsiaTheme="minorEastAsia"/>
        </w:rPr>
        <w:t xml:space="preserve">Иначе, если </w:t>
      </w:r>
      <w:r w:rsidRPr="00FE0299">
        <w:rPr>
          <w:rFonts w:eastAsiaTheme="minorEastAsia"/>
        </w:rPr>
        <w:t>нормированный на энергию коэф</w:t>
      </w:r>
      <w:r>
        <w:rPr>
          <w:rFonts w:eastAsiaTheme="minorEastAsia"/>
        </w:rPr>
        <w:t>фициент</w:t>
      </w:r>
      <w:r w:rsidRPr="00FE0299">
        <w:rPr>
          <w:rFonts w:eastAsiaTheme="minorEastAsia"/>
        </w:rPr>
        <w:t xml:space="preserve"> корреляции с эталоном</w:t>
      </w:r>
      <w:r>
        <w:rPr>
          <w:rFonts w:eastAsiaTheme="minorEastAsia"/>
        </w:rPr>
        <w:t xml:space="preserve"> </w:t>
      </w:r>
      <w:r>
        <w:rPr>
          <w:rFonts w:eastAsiaTheme="minorEastAsia"/>
          <w:lang w:val="en-US"/>
        </w:rPr>
        <w:t>S</w:t>
      </w:r>
      <w:r w:rsidRPr="00FE0299">
        <w:rPr>
          <w:rFonts w:eastAsiaTheme="minorEastAsia"/>
        </w:rPr>
        <w:t>0 (23</w:t>
      </w:r>
      <w:r w:rsidR="00897B9A" w:rsidRPr="00FE0299">
        <w:rPr>
          <w:rFonts w:eastAsiaTheme="minorEastAsia"/>
        </w:rPr>
        <w:t>) больше</w:t>
      </w:r>
      <w:r>
        <w:rPr>
          <w:rFonts w:eastAsiaTheme="minorEastAsia"/>
        </w:rPr>
        <w:t xml:space="preserve"> чем </w:t>
      </w:r>
      <w:r w:rsidR="00897B9A">
        <w:rPr>
          <w:rFonts w:eastAsiaTheme="minorEastAsia"/>
        </w:rPr>
        <w:t>0</w:t>
      </w:r>
      <w:r w:rsidR="00897B9A" w:rsidRPr="00FE0299">
        <w:rPr>
          <w:rFonts w:eastAsiaTheme="minorEastAsia"/>
        </w:rPr>
        <w:t>,1,</w:t>
      </w:r>
      <w:r>
        <w:rPr>
          <w:rFonts w:eastAsiaTheme="minorEastAsia"/>
        </w:rPr>
        <w:t xml:space="preserve"> и энергия сигнала превосходит </w:t>
      </w:r>
      <w:r w:rsidRPr="000328F2">
        <w:rPr>
          <w:rFonts w:eastAsiaTheme="minorEastAsia"/>
        </w:rPr>
        <w:t>средквадратическое значение энергии отрезка</w:t>
      </w:r>
      <w:r>
        <w:rPr>
          <w:rFonts w:eastAsiaTheme="minorEastAsia"/>
        </w:rPr>
        <w:t xml:space="preserve"> сигнала,</w:t>
      </w:r>
      <w:r w:rsidRPr="000328F2">
        <w:rPr>
          <w:rFonts w:eastAsiaTheme="minorEastAsia"/>
        </w:rPr>
        <w:t xml:space="preserve"> поступившего на обработку</w:t>
      </w:r>
      <w:r>
        <w:rPr>
          <w:rFonts w:eastAsiaTheme="minorEastAsia"/>
        </w:rPr>
        <w:t xml:space="preserve"> (</w:t>
      </w:r>
      <w:r>
        <w:t>19</w:t>
      </w:r>
      <w:r>
        <w:rPr>
          <w:rFonts w:eastAsiaTheme="minorEastAsia"/>
        </w:rPr>
        <w:t>),</w:t>
      </w:r>
      <w:r w:rsidRPr="00FE0299">
        <w:rPr>
          <w:rFonts w:eastAsiaTheme="minorEastAsia"/>
        </w:rPr>
        <w:t xml:space="preserve"> </w:t>
      </w:r>
      <w:r>
        <w:rPr>
          <w:rFonts w:eastAsiaTheme="minorEastAsia"/>
        </w:rPr>
        <w:t xml:space="preserve">умноженное на заданные </w:t>
      </w:r>
      <w:r w:rsidR="00897B9A">
        <w:rPr>
          <w:rFonts w:eastAsiaTheme="minorEastAsia"/>
        </w:rPr>
        <w:t>коэффициент</w:t>
      </w:r>
      <w:r>
        <w:rPr>
          <w:rFonts w:eastAsiaTheme="minorEastAsia"/>
        </w:rPr>
        <w:t xml:space="preserve"> </w:t>
      </w:r>
      <w:r>
        <w:rPr>
          <w:rFonts w:eastAsiaTheme="minorEastAsia"/>
          <w:lang w:val="en-US"/>
        </w:rPr>
        <w:t>E</w:t>
      </w:r>
      <w:r>
        <w:rPr>
          <w:rFonts w:eastAsiaTheme="minorEastAsia"/>
        </w:rPr>
        <w:t>0</w:t>
      </w:r>
      <w:r w:rsidRPr="00FE0299">
        <w:rPr>
          <w:rFonts w:eastAsiaTheme="minorEastAsia"/>
        </w:rPr>
        <w:t xml:space="preserve">, </w:t>
      </w:r>
      <w:r>
        <w:rPr>
          <w:rFonts w:eastAsiaTheme="minorEastAsia"/>
        </w:rPr>
        <w:t xml:space="preserve">то </w:t>
      </w:r>
      <w:r>
        <w:rPr>
          <w:rFonts w:eastAsiaTheme="minorEastAsia"/>
          <w:lang w:val="en-US"/>
        </w:rPr>
        <w:t>D</w:t>
      </w:r>
      <w:r>
        <w:rPr>
          <w:rFonts w:eastAsiaTheme="minorEastAsia"/>
          <w:vertAlign w:val="subscript"/>
          <w:lang w:val="en-US"/>
        </w:rPr>
        <w:t>n</w:t>
      </w:r>
      <w:r w:rsidRPr="00FE0299">
        <w:rPr>
          <w:rFonts w:eastAsiaTheme="minorEastAsia"/>
        </w:rPr>
        <w:t xml:space="preserve"> </w:t>
      </w:r>
      <w:r>
        <w:rPr>
          <w:rFonts w:eastAsiaTheme="minorEastAsia"/>
        </w:rPr>
        <w:t>принимает значение равное «-1»</w:t>
      </w:r>
    </w:p>
    <w:p w14:paraId="60D0E09C" w14:textId="2B53710E" w:rsidR="00FE0299" w:rsidRPr="00FE0299" w:rsidRDefault="00FE0299" w:rsidP="00FE0299">
      <w:pPr>
        <w:pStyle w:val="ListParagraph"/>
        <w:numPr>
          <w:ilvl w:val="0"/>
          <w:numId w:val="33"/>
        </w:numPr>
        <w:rPr>
          <w:rFonts w:eastAsiaTheme="minorEastAsia"/>
        </w:rPr>
      </w:pPr>
      <w:r>
        <w:rPr>
          <w:rFonts w:eastAsiaTheme="minorEastAsia"/>
        </w:rPr>
        <w:t xml:space="preserve">Иначе </w:t>
      </w:r>
      <w:r>
        <w:rPr>
          <w:rFonts w:eastAsiaTheme="minorEastAsia"/>
          <w:lang w:val="en-US"/>
        </w:rPr>
        <w:t>D</w:t>
      </w:r>
      <w:r>
        <w:rPr>
          <w:rFonts w:eastAsiaTheme="minorEastAsia"/>
          <w:vertAlign w:val="subscript"/>
          <w:lang w:val="en-US"/>
        </w:rPr>
        <w:t>n</w:t>
      </w:r>
      <w:r>
        <w:rPr>
          <w:rFonts w:eastAsiaTheme="minorEastAsia"/>
          <w:lang w:val="en-US"/>
        </w:rPr>
        <w:t xml:space="preserve"> = 0</w:t>
      </w:r>
    </w:p>
    <w:p w14:paraId="3A7AB6DE" w14:textId="77777777" w:rsidR="00F36370" w:rsidRDefault="00A7476C" w:rsidP="0017571A">
      <w:r>
        <w:lastRenderedPageBreak/>
        <w:tab/>
        <w:t xml:space="preserve">Результат, полученный на данном этапе </w:t>
      </w:r>
      <w:r w:rsidR="00F36370">
        <w:t>отражен</w:t>
      </w:r>
      <w:r>
        <w:t xml:space="preserve"> на </w:t>
      </w:r>
      <w:r>
        <w:fldChar w:fldCharType="begin"/>
      </w:r>
      <w:r>
        <w:instrText xml:space="preserve"> REF _Ref390895153 \h </w:instrText>
      </w:r>
      <w:r>
        <w:fldChar w:fldCharType="separate"/>
      </w:r>
      <w:r w:rsidR="00AD570E">
        <w:t xml:space="preserve">рис. </w:t>
      </w:r>
      <w:r w:rsidR="00AD570E">
        <w:rPr>
          <w:noProof/>
        </w:rPr>
        <w:t>14</w:t>
      </w:r>
      <w:r>
        <w:fldChar w:fldCharType="end"/>
      </w:r>
      <w:r>
        <w:t xml:space="preserve">. </w:t>
      </w:r>
    </w:p>
    <w:p w14:paraId="7587271F" w14:textId="5D0D09C9" w:rsidR="0017571A" w:rsidRPr="00F36370" w:rsidRDefault="00F36370" w:rsidP="00D00977">
      <w:pPr>
        <w:ind w:firstLine="720"/>
      </w:pPr>
      <w:r>
        <w:t>На рисунке изображены отрезок сигнала, поступившего на обработку (</w:t>
      </w:r>
      <w:r>
        <w:rPr>
          <w:lang w:val="en-US"/>
        </w:rPr>
        <w:t>x</w:t>
      </w:r>
      <w:r>
        <w:rPr>
          <w:vertAlign w:val="subscript"/>
          <w:lang w:val="en-US"/>
        </w:rPr>
        <w:t>n</w:t>
      </w:r>
      <w:r w:rsidRPr="00F36370">
        <w:t>)</w:t>
      </w:r>
      <w:r>
        <w:t>, решение о наличие фрейма (</w:t>
      </w:r>
      <w:r>
        <w:rPr>
          <w:lang w:val="en-US"/>
        </w:rPr>
        <w:t>P</w:t>
      </w:r>
      <w:r w:rsidRPr="00F36370">
        <w:t>1</w:t>
      </w:r>
      <w:r>
        <w:rPr>
          <w:vertAlign w:val="subscript"/>
          <w:lang w:val="en-US"/>
        </w:rPr>
        <w:t>n</w:t>
      </w:r>
      <w:r w:rsidRPr="00F36370">
        <w:t xml:space="preserve">, </w:t>
      </w:r>
      <w:r>
        <w:t>пунктирная линия</w:t>
      </w:r>
      <w:r w:rsidRPr="00F36370">
        <w:t>)</w:t>
      </w:r>
      <w:r>
        <w:t xml:space="preserve">, а </w:t>
      </w:r>
      <w:r w:rsidR="00897B9A">
        <w:t>также</w:t>
      </w:r>
      <w:r>
        <w:t xml:space="preserve"> корреляции с нулевым (</w:t>
      </w:r>
      <w:r w:rsidRPr="00F36370">
        <w:rPr>
          <w:lang w:val="en-US"/>
        </w:rPr>
        <w:t>r</w:t>
      </w:r>
      <w:r w:rsidRPr="00F36370">
        <w:t>0</w:t>
      </w:r>
      <w:r>
        <w:rPr>
          <w:vertAlign w:val="subscript"/>
          <w:lang w:val="en-US"/>
        </w:rPr>
        <w:t>n</w:t>
      </w:r>
      <w:r w:rsidRPr="00F36370">
        <w:t>) и</w:t>
      </w:r>
      <w:r>
        <w:t xml:space="preserve"> единичным эталонами (</w:t>
      </w:r>
      <w:r w:rsidRPr="00F36370">
        <w:rPr>
          <w:lang w:val="en-US"/>
        </w:rPr>
        <w:t>r</w:t>
      </w:r>
      <w:r>
        <w:t>1</w:t>
      </w:r>
      <w:r>
        <w:rPr>
          <w:vertAlign w:val="subscript"/>
          <w:lang w:val="en-US"/>
        </w:rPr>
        <w:t>n</w:t>
      </w:r>
      <w:r w:rsidRPr="00F36370">
        <w:t>)</w:t>
      </w:r>
      <w:r>
        <w:t>.</w:t>
      </w:r>
    </w:p>
    <w:p w14:paraId="69B7E5F6" w14:textId="652AB83D" w:rsidR="00A7476C" w:rsidRDefault="00926076" w:rsidP="00A7476C">
      <w:pPr>
        <w:keepNext/>
        <w:jc w:val="center"/>
      </w:pPr>
      <w:r>
        <w:pict w14:anchorId="5F41798C">
          <v:shape id="_x0000_i1034" type="#_x0000_t75" style="width:467.45pt;height:334.2pt">
            <v:imagedata r:id="rId32" o:title="d и p c подписями"/>
          </v:shape>
        </w:pict>
      </w:r>
    </w:p>
    <w:p w14:paraId="0F11A5B6" w14:textId="312B61D9" w:rsidR="00A7476C" w:rsidRDefault="00A7476C" w:rsidP="00A7476C">
      <w:pPr>
        <w:pStyle w:val="Caption"/>
      </w:pPr>
      <w:r>
        <w:t>Результат работы алгоритма по определению наличия фрейма и корреляции с эталонными сигналами на фрагменте декодируемого сигнала</w:t>
      </w:r>
    </w:p>
    <w:p w14:paraId="114BB772" w14:textId="40138934" w:rsidR="00A7476C" w:rsidRDefault="00A7476C" w:rsidP="00A7476C">
      <w:pPr>
        <w:pStyle w:val="Caption"/>
      </w:pPr>
      <w:bookmarkStart w:id="44" w:name="_Ref390895153"/>
      <w:r>
        <w:t xml:space="preserve">рис. </w:t>
      </w:r>
      <w:r>
        <w:fldChar w:fldCharType="begin"/>
      </w:r>
      <w:r>
        <w:instrText xml:space="preserve"> SEQ рис. \* ARABIC </w:instrText>
      </w:r>
      <w:r>
        <w:fldChar w:fldCharType="separate"/>
      </w:r>
      <w:r w:rsidR="00AD570E">
        <w:rPr>
          <w:noProof/>
        </w:rPr>
        <w:t>14</w:t>
      </w:r>
      <w:r>
        <w:fldChar w:fldCharType="end"/>
      </w:r>
      <w:bookmarkEnd w:id="44"/>
    </w:p>
    <w:p w14:paraId="136E89CA" w14:textId="34EB0D57" w:rsidR="00777BFE" w:rsidRDefault="00777BFE" w:rsidP="00777BFE">
      <w:r>
        <w:tab/>
        <w:t xml:space="preserve">На </w:t>
      </w:r>
      <w:r>
        <w:fldChar w:fldCharType="begin"/>
      </w:r>
      <w:r>
        <w:instrText xml:space="preserve"> REF _Ref390896111 \h </w:instrText>
      </w:r>
      <w:r>
        <w:fldChar w:fldCharType="separate"/>
      </w:r>
      <w:r w:rsidR="00AD570E">
        <w:t xml:space="preserve">рис. </w:t>
      </w:r>
      <w:r w:rsidR="00AD570E">
        <w:rPr>
          <w:noProof/>
        </w:rPr>
        <w:t>15</w:t>
      </w:r>
      <w:r>
        <w:fldChar w:fldCharType="end"/>
      </w:r>
      <w:r>
        <w:t xml:space="preserve">, наряду с графиками </w:t>
      </w:r>
      <w:r>
        <w:rPr>
          <w:lang w:val="en-US"/>
        </w:rPr>
        <w:t>r</w:t>
      </w:r>
      <w:r w:rsidRPr="00777BFE">
        <w:t xml:space="preserve">0 </w:t>
      </w:r>
      <w:r>
        <w:t xml:space="preserve">и </w:t>
      </w:r>
      <w:r>
        <w:rPr>
          <w:lang w:val="en-US"/>
        </w:rPr>
        <w:t>r</w:t>
      </w:r>
      <w:r w:rsidRPr="00777BFE">
        <w:t>1</w:t>
      </w:r>
      <w:r>
        <w:t xml:space="preserve"> изображен график </w:t>
      </w:r>
      <w:r>
        <w:rPr>
          <w:lang w:val="en-US"/>
        </w:rPr>
        <w:t>D</w:t>
      </w:r>
      <w:r w:rsidRPr="00777BFE">
        <w:t>1</w:t>
      </w:r>
      <w:r>
        <w:rPr>
          <w:vertAlign w:val="subscript"/>
          <w:lang w:val="en-US"/>
        </w:rPr>
        <w:t>n</w:t>
      </w:r>
      <w:r w:rsidRPr="00777BFE">
        <w:t xml:space="preserve"> </w:t>
      </w:r>
      <w:r>
        <w:t>–</w:t>
      </w:r>
      <w:r w:rsidRPr="00777BFE">
        <w:t xml:space="preserve"> </w:t>
      </w:r>
      <w:r>
        <w:t xml:space="preserve">предварительного решения о принадлежности бита. </w:t>
      </w:r>
    </w:p>
    <w:p w14:paraId="016E613D" w14:textId="4E96F338" w:rsidR="00777BFE" w:rsidRDefault="00777BFE" w:rsidP="00777BFE">
      <w:r>
        <w:tab/>
        <w:t xml:space="preserve">Как видно из двух рисунков, результатом работы алгоритма является кривая </w:t>
      </w:r>
      <w:r>
        <w:rPr>
          <w:lang w:val="en-US"/>
        </w:rPr>
        <w:t>D</w:t>
      </w:r>
      <w:r w:rsidRPr="00777BFE">
        <w:t>1</w:t>
      </w:r>
      <w:r>
        <w:rPr>
          <w:vertAlign w:val="subscript"/>
          <w:lang w:val="en-US"/>
        </w:rPr>
        <w:t>n</w:t>
      </w:r>
      <w:r>
        <w:t xml:space="preserve">. Она принимает значение «1», если был обнаружен отрезок, кодирующий единичный бит (см. </w:t>
      </w:r>
      <w:r w:rsidR="00347DB2">
        <w:t>рис. 4 и 5</w:t>
      </w:r>
      <w:r>
        <w:t xml:space="preserve">). </w:t>
      </w:r>
    </w:p>
    <w:p w14:paraId="386B85AB" w14:textId="45EC6A8E" w:rsidR="00777BFE" w:rsidRPr="00777BFE" w:rsidRDefault="00777BFE" w:rsidP="00777BFE">
      <w:pPr>
        <w:ind w:firstLine="720"/>
      </w:pPr>
      <w:r>
        <w:t xml:space="preserve">Из-за наличия помех, при обнаружении отрезка, кодирующего нулевой бит, </w:t>
      </w:r>
      <w:r>
        <w:rPr>
          <w:lang w:val="en-US"/>
        </w:rPr>
        <w:t>D</w:t>
      </w:r>
      <w:r w:rsidRPr="00777BFE">
        <w:t>1</w:t>
      </w:r>
      <w:r>
        <w:rPr>
          <w:vertAlign w:val="subscript"/>
          <w:lang w:val="en-US"/>
        </w:rPr>
        <w:t>n</w:t>
      </w:r>
      <w:r w:rsidRPr="00777BFE">
        <w:t xml:space="preserve"> </w:t>
      </w:r>
      <w:r>
        <w:t xml:space="preserve">может должна значение «-1», однако этого не происходит. Из-за того, </w:t>
      </w:r>
      <w:r>
        <w:lastRenderedPageBreak/>
        <w:t xml:space="preserve">что корреляция такого отрезка с эталоном </w:t>
      </w:r>
      <w:r>
        <w:rPr>
          <w:lang w:val="en-US"/>
        </w:rPr>
        <w:t>S</w:t>
      </w:r>
      <w:r>
        <w:t>1</w:t>
      </w:r>
      <w:r w:rsidRPr="00777BFE">
        <w:t xml:space="preserve"> (</w:t>
      </w:r>
      <w:r>
        <w:fldChar w:fldCharType="begin"/>
      </w:r>
      <w:r>
        <w:instrText xml:space="preserve"> REF _Ref390762471 \h </w:instrText>
      </w:r>
      <w:r>
        <w:fldChar w:fldCharType="separate"/>
      </w:r>
      <w:r w:rsidR="00AD570E" w:rsidRPr="00EB0C33">
        <w:t xml:space="preserve">рис. </w:t>
      </w:r>
      <w:r w:rsidR="00AD570E">
        <w:rPr>
          <w:noProof/>
        </w:rPr>
        <w:t>11</w:t>
      </w:r>
      <w:r>
        <w:fldChar w:fldCharType="end"/>
      </w:r>
      <w:r w:rsidRPr="00777BFE">
        <w:t xml:space="preserve">) </w:t>
      </w:r>
      <w:r>
        <w:t xml:space="preserve">высока, </w:t>
      </w:r>
      <w:r>
        <w:rPr>
          <w:lang w:val="en-US"/>
        </w:rPr>
        <w:t>D</w:t>
      </w:r>
      <w:r w:rsidRPr="00777BFE">
        <w:t>1</w:t>
      </w:r>
      <w:r>
        <w:rPr>
          <w:vertAlign w:val="subscript"/>
          <w:lang w:val="en-US"/>
        </w:rPr>
        <w:t>n</w:t>
      </w:r>
      <w:r w:rsidRPr="00777BFE">
        <w:t xml:space="preserve"> </w:t>
      </w:r>
      <w:r>
        <w:t xml:space="preserve">переходит в положительную область и принимает значение «1». </w:t>
      </w:r>
    </w:p>
    <w:p w14:paraId="745C214D" w14:textId="6798019A" w:rsidR="00777BFE" w:rsidRDefault="00926076" w:rsidP="00D304D5">
      <w:pPr>
        <w:keepNext/>
        <w:jc w:val="center"/>
      </w:pPr>
      <w:r>
        <w:pict w14:anchorId="2C5EB144">
          <v:shape id="_x0000_i1035" type="#_x0000_t75" style="width:466.4pt;height:335.3pt">
            <v:imagedata r:id="rId33" o:title="r d с подписями"/>
          </v:shape>
        </w:pict>
      </w:r>
    </w:p>
    <w:p w14:paraId="4841EF03" w14:textId="45E23DED" w:rsidR="00777BFE" w:rsidRDefault="00777BFE" w:rsidP="00777BFE">
      <w:pPr>
        <w:pStyle w:val="Caption"/>
      </w:pPr>
      <w:r>
        <w:t>Результат работы алгоритма по определению наличия фрейма и корреляции с эталонными сигналами на фрагменте декодируемого сигнала</w:t>
      </w:r>
    </w:p>
    <w:p w14:paraId="6F671777" w14:textId="6DC1FC17" w:rsidR="00C55CA1" w:rsidRDefault="00777BFE" w:rsidP="00001A95">
      <w:pPr>
        <w:pStyle w:val="Caption"/>
      </w:pPr>
      <w:bookmarkStart w:id="45" w:name="_Ref390896111"/>
      <w:r>
        <w:t xml:space="preserve">рис. </w:t>
      </w:r>
      <w:r>
        <w:fldChar w:fldCharType="begin"/>
      </w:r>
      <w:r>
        <w:instrText xml:space="preserve"> SEQ рис. \* ARABIC </w:instrText>
      </w:r>
      <w:r>
        <w:fldChar w:fldCharType="separate"/>
      </w:r>
      <w:r w:rsidR="00AD570E">
        <w:rPr>
          <w:noProof/>
        </w:rPr>
        <w:t>15</w:t>
      </w:r>
      <w:r>
        <w:fldChar w:fldCharType="end"/>
      </w:r>
      <w:bookmarkEnd w:id="45"/>
    </w:p>
    <w:p w14:paraId="65A94381" w14:textId="51C44746" w:rsidR="006A51A5" w:rsidRPr="000E4C86" w:rsidRDefault="006A51A5" w:rsidP="0047344D">
      <w:pPr>
        <w:ind w:firstLine="720"/>
        <w:rPr>
          <w:vertAlign w:val="superscript"/>
        </w:rPr>
      </w:pPr>
      <w:r>
        <w:t>После того как были обнаружены и обработаны все фреймы происходит конвертация битов в десятичные числа</w:t>
      </w:r>
      <w:r w:rsidR="005D71BF">
        <w:t>.</w:t>
      </w:r>
    </w:p>
    <w:p w14:paraId="47532464" w14:textId="60F82137" w:rsidR="0047344D" w:rsidRDefault="005D71BF" w:rsidP="00001A95">
      <w:r>
        <w:tab/>
        <w:t xml:space="preserve">Этот </w:t>
      </w:r>
      <w:r w:rsidR="00001A95">
        <w:t xml:space="preserve">процесс </w:t>
      </w:r>
      <w:r w:rsidR="00FB7B65">
        <w:t>показан</w:t>
      </w:r>
      <w:r w:rsidR="00001A95">
        <w:t xml:space="preserve"> на блок-схеме </w:t>
      </w:r>
      <w:r w:rsidR="004E4A7B">
        <w:fldChar w:fldCharType="begin"/>
      </w:r>
      <w:r w:rsidR="004E4A7B">
        <w:instrText xml:space="preserve"> REF _Ref390979286 \h </w:instrText>
      </w:r>
      <w:r w:rsidR="004E4A7B">
        <w:fldChar w:fldCharType="separate"/>
      </w:r>
      <w:r w:rsidR="00AD570E">
        <w:t xml:space="preserve">рис. </w:t>
      </w:r>
      <w:r w:rsidR="00AD570E">
        <w:rPr>
          <w:noProof/>
        </w:rPr>
        <w:t>16</w:t>
      </w:r>
      <w:r w:rsidR="004E4A7B">
        <w:fldChar w:fldCharType="end"/>
      </w:r>
      <w:r w:rsidR="004E4A7B">
        <w:t xml:space="preserve"> и </w:t>
      </w:r>
      <w:r w:rsidR="004E4A7B">
        <w:fldChar w:fldCharType="begin"/>
      </w:r>
      <w:r w:rsidR="004E4A7B">
        <w:instrText xml:space="preserve"> REF _Ref390979304 \h </w:instrText>
      </w:r>
      <w:r w:rsidR="004E4A7B">
        <w:fldChar w:fldCharType="separate"/>
      </w:r>
      <w:r w:rsidR="00AD570E">
        <w:t xml:space="preserve">рис. </w:t>
      </w:r>
      <w:r w:rsidR="00AD570E">
        <w:rPr>
          <w:noProof/>
        </w:rPr>
        <w:t>17</w:t>
      </w:r>
      <w:r w:rsidR="004E4A7B">
        <w:fldChar w:fldCharType="end"/>
      </w:r>
      <w:r w:rsidR="004E4A7B">
        <w:t>.</w:t>
      </w:r>
    </w:p>
    <w:p w14:paraId="757BA5CC" w14:textId="77777777" w:rsidR="0047344D" w:rsidRDefault="0047344D">
      <w:pPr>
        <w:spacing w:line="259" w:lineRule="auto"/>
        <w:jc w:val="left"/>
      </w:pPr>
      <w:r>
        <w:br w:type="page"/>
      </w:r>
    </w:p>
    <w:p w14:paraId="209318AF" w14:textId="53AF9014" w:rsidR="004E4A7B" w:rsidRDefault="00FB7B65" w:rsidP="004E4A7B">
      <w:pPr>
        <w:keepNext/>
      </w:pPr>
      <w:r>
        <w:lastRenderedPageBreak/>
        <w:pict w14:anchorId="11143D5E">
          <v:shape id="_x0000_i1036" type="#_x0000_t75" style="width:462.1pt;height:665.2pt">
            <v:imagedata r:id="rId34" o:title="block3 (1)"/>
          </v:shape>
        </w:pict>
      </w:r>
      <w:bookmarkStart w:id="46" w:name="_GoBack"/>
      <w:bookmarkEnd w:id="46"/>
    </w:p>
    <w:p w14:paraId="79E1A326" w14:textId="3851D63D" w:rsidR="004E4A7B" w:rsidRPr="004E4A7B" w:rsidRDefault="004E4A7B" w:rsidP="004E4A7B">
      <w:pPr>
        <w:pStyle w:val="Caption"/>
      </w:pPr>
      <w:r>
        <w:t>Блок-схема «К</w:t>
      </w:r>
      <w:r w:rsidRPr="004E4A7B">
        <w:t>онвертирование бит в числа</w:t>
      </w:r>
      <w:r>
        <w:t>»</w:t>
      </w:r>
    </w:p>
    <w:p w14:paraId="1305C027" w14:textId="679FD600" w:rsidR="003F7691" w:rsidRDefault="004E4A7B" w:rsidP="004E4A7B">
      <w:pPr>
        <w:pStyle w:val="Caption"/>
      </w:pPr>
      <w:bookmarkStart w:id="47" w:name="_Ref390979286"/>
      <w:r>
        <w:t xml:space="preserve">рис. </w:t>
      </w:r>
      <w:r>
        <w:fldChar w:fldCharType="begin"/>
      </w:r>
      <w:r>
        <w:instrText xml:space="preserve"> SEQ рис. \* ARABIC </w:instrText>
      </w:r>
      <w:r>
        <w:fldChar w:fldCharType="separate"/>
      </w:r>
      <w:r w:rsidR="00AD570E">
        <w:rPr>
          <w:noProof/>
        </w:rPr>
        <w:t>16</w:t>
      </w:r>
      <w:r>
        <w:fldChar w:fldCharType="end"/>
      </w:r>
      <w:bookmarkEnd w:id="47"/>
    </w:p>
    <w:p w14:paraId="2079A56A" w14:textId="77777777" w:rsidR="004E4A7B" w:rsidRDefault="00926076" w:rsidP="004E4A7B">
      <w:pPr>
        <w:keepNext/>
        <w:ind w:firstLine="720"/>
      </w:pPr>
      <w:r>
        <w:lastRenderedPageBreak/>
        <w:pict w14:anchorId="01F36C05">
          <v:shape id="_x0000_i1037" type="#_x0000_t75" style="width:381.5pt;height:635.1pt">
            <v:imagedata r:id="rId35" o:title="block3"/>
          </v:shape>
        </w:pict>
      </w:r>
    </w:p>
    <w:p w14:paraId="7B2134D8" w14:textId="3BB151BB" w:rsidR="004E4A7B" w:rsidRPr="004E4A7B" w:rsidRDefault="004E4A7B" w:rsidP="004E4A7B">
      <w:pPr>
        <w:pStyle w:val="Caption"/>
      </w:pPr>
      <w:r>
        <w:t>Блок-схема «К</w:t>
      </w:r>
      <w:r w:rsidRPr="004E4A7B">
        <w:t>онвертирование бит в числа</w:t>
      </w:r>
      <w:r>
        <w:t>» (окончание)</w:t>
      </w:r>
    </w:p>
    <w:p w14:paraId="1CF398DB" w14:textId="30DD3362" w:rsidR="0047344D" w:rsidRDefault="004E4A7B" w:rsidP="002D37BF">
      <w:pPr>
        <w:pStyle w:val="Caption"/>
        <w:rPr>
          <w:i w:val="0"/>
          <w:iCs w:val="0"/>
        </w:rPr>
      </w:pPr>
      <w:bookmarkStart w:id="48" w:name="_Ref390979304"/>
      <w:r>
        <w:t xml:space="preserve">рис. </w:t>
      </w:r>
      <w:r>
        <w:fldChar w:fldCharType="begin"/>
      </w:r>
      <w:r>
        <w:instrText xml:space="preserve"> SEQ рис. \* ARABIC </w:instrText>
      </w:r>
      <w:r>
        <w:fldChar w:fldCharType="separate"/>
      </w:r>
      <w:r w:rsidR="00AD570E">
        <w:rPr>
          <w:noProof/>
        </w:rPr>
        <w:t>17</w:t>
      </w:r>
      <w:r>
        <w:fldChar w:fldCharType="end"/>
      </w:r>
      <w:bookmarkEnd w:id="48"/>
      <w:r w:rsidR="0047344D">
        <w:br w:type="page"/>
      </w:r>
    </w:p>
    <w:p w14:paraId="36ED8861" w14:textId="77777777" w:rsidR="002232E0" w:rsidRDefault="0047344D" w:rsidP="0047344D">
      <w:pPr>
        <w:ind w:firstLine="720"/>
      </w:pPr>
      <w:r>
        <w:lastRenderedPageBreak/>
        <w:t xml:space="preserve">В начале финального этапа работы алгоритма – конвертирования найденных бит в числа, задаются несколько вспомогательных счетчиков и флагов: </w:t>
      </w:r>
    </w:p>
    <w:p w14:paraId="725632A6" w14:textId="69D6F13F" w:rsidR="002232E0" w:rsidRPr="00B36F53" w:rsidRDefault="00B36F53" w:rsidP="002232E0">
      <w:pPr>
        <w:pStyle w:val="ListParagraph"/>
        <w:numPr>
          <w:ilvl w:val="0"/>
          <w:numId w:val="34"/>
        </w:numPr>
      </w:pPr>
      <w:r w:rsidRPr="002232E0">
        <w:rPr>
          <w:lang w:val="en-US"/>
        </w:rPr>
        <w:t>C</w:t>
      </w:r>
      <w:r w:rsidR="0047344D" w:rsidRPr="002232E0">
        <w:rPr>
          <w:lang w:val="en-US"/>
        </w:rPr>
        <w:t>ount</w:t>
      </w:r>
      <w:r w:rsidRPr="00B36F53">
        <w:t xml:space="preserve"> – </w:t>
      </w:r>
      <w:r>
        <w:t xml:space="preserve">сумматор </w:t>
      </w:r>
      <w:r>
        <w:rPr>
          <w:lang w:val="en-US"/>
        </w:rPr>
        <w:t>D</w:t>
      </w:r>
      <w:r w:rsidRPr="00B36F53">
        <w:t>1</w:t>
      </w:r>
      <w:r>
        <w:rPr>
          <w:vertAlign w:val="subscript"/>
          <w:lang w:val="en-US"/>
        </w:rPr>
        <w:t>n</w:t>
      </w:r>
      <w:r w:rsidRPr="00B36F53">
        <w:t xml:space="preserve">. </w:t>
      </w:r>
      <w:r>
        <w:t xml:space="preserve">Так как при декодировании бита из-за шумов и помех значение </w:t>
      </w:r>
      <w:r>
        <w:rPr>
          <w:lang w:val="en-US"/>
        </w:rPr>
        <w:t>D</w:t>
      </w:r>
      <w:r w:rsidRPr="00B36F53">
        <w:t>1</w:t>
      </w:r>
      <w:r>
        <w:rPr>
          <w:vertAlign w:val="subscript"/>
          <w:lang w:val="en-US"/>
        </w:rPr>
        <w:t>n</w:t>
      </w:r>
      <w:r w:rsidRPr="00B36F53">
        <w:t xml:space="preserve"> </w:t>
      </w:r>
      <w:r>
        <w:t xml:space="preserve">может меняться от -1 до 1 на отрезке длины эталонного сигнала </w:t>
      </w:r>
      <w:r>
        <w:rPr>
          <w:lang w:val="en-US"/>
        </w:rPr>
        <w:t>Ns</w:t>
      </w:r>
      <w:r w:rsidRPr="00B36F53">
        <w:t>1</w:t>
      </w:r>
      <w:r>
        <w:t xml:space="preserve"> (см. </w:t>
      </w:r>
      <w:r>
        <w:fldChar w:fldCharType="begin"/>
      </w:r>
      <w:r>
        <w:instrText xml:space="preserve"> REF _Ref390896111 \h </w:instrText>
      </w:r>
      <w:r>
        <w:fldChar w:fldCharType="separate"/>
      </w:r>
      <w:r w:rsidR="00AD570E">
        <w:t xml:space="preserve">рис. </w:t>
      </w:r>
      <w:r w:rsidR="00AD570E">
        <w:rPr>
          <w:noProof/>
        </w:rPr>
        <w:t>15</w:t>
      </w:r>
      <w:r>
        <w:fldChar w:fldCharType="end"/>
      </w:r>
      <w:r>
        <w:t>)</w:t>
      </w:r>
      <w:r w:rsidRPr="00B36F53">
        <w:t xml:space="preserve">, </w:t>
      </w:r>
      <w:r>
        <w:t xml:space="preserve">то для принятия решения о значении бита ведется суммирование отсчетов </w:t>
      </w:r>
      <w:r>
        <w:rPr>
          <w:lang w:val="en-US"/>
        </w:rPr>
        <w:t>D</w:t>
      </w:r>
      <w:r w:rsidRPr="00B36F53">
        <w:t>1</w:t>
      </w:r>
      <w:r>
        <w:rPr>
          <w:vertAlign w:val="subscript"/>
          <w:lang w:val="en-US"/>
        </w:rPr>
        <w:t>n</w:t>
      </w:r>
      <w:r w:rsidRPr="00B36F53">
        <w:t xml:space="preserve"> </w:t>
      </w:r>
      <w:r>
        <w:t xml:space="preserve">на таком участке. Если результат суммы окажется положительным, то будет принято решение в сторону значения бита равного «1». В противном случае, если </w:t>
      </w:r>
      <w:r>
        <w:rPr>
          <w:lang w:val="en-US"/>
        </w:rPr>
        <w:t>count</w:t>
      </w:r>
      <w:r w:rsidRPr="00B36F53">
        <w:t xml:space="preserve"> </w:t>
      </w:r>
      <w:r>
        <w:t>будет мен</w:t>
      </w:r>
      <w:r w:rsidR="001B1178">
        <w:t>ь</w:t>
      </w:r>
      <w:r>
        <w:t>ше или равным нулю, будет принято решение в сторону значения «0».</w:t>
      </w:r>
    </w:p>
    <w:p w14:paraId="4B3BCBAF" w14:textId="3DBB9853" w:rsidR="002232E0" w:rsidRPr="008355E4" w:rsidRDefault="008355E4" w:rsidP="002232E0">
      <w:pPr>
        <w:pStyle w:val="ListParagraph"/>
        <w:numPr>
          <w:ilvl w:val="0"/>
          <w:numId w:val="34"/>
        </w:numPr>
      </w:pPr>
      <w:r>
        <w:rPr>
          <w:lang w:val="en-US"/>
        </w:rPr>
        <w:t>C</w:t>
      </w:r>
      <w:r w:rsidR="0047344D" w:rsidRPr="002232E0">
        <w:rPr>
          <w:lang w:val="en-US"/>
        </w:rPr>
        <w:t>ountsamples</w:t>
      </w:r>
      <w:r w:rsidR="0047344D" w:rsidRPr="008355E4">
        <w:t xml:space="preserve"> </w:t>
      </w:r>
      <w:r w:rsidRPr="008355E4">
        <w:t xml:space="preserve">– </w:t>
      </w:r>
      <w:r>
        <w:t>счетчик декодированных битовых последовательностей.</w:t>
      </w:r>
    </w:p>
    <w:p w14:paraId="5D712701" w14:textId="5AA5C3F7" w:rsidR="002232E0" w:rsidRPr="002232E0" w:rsidRDefault="001B1178" w:rsidP="002232E0">
      <w:pPr>
        <w:pStyle w:val="ListParagraph"/>
        <w:numPr>
          <w:ilvl w:val="0"/>
          <w:numId w:val="34"/>
        </w:numPr>
      </w:pPr>
      <w:r w:rsidRPr="001B1178">
        <w:t>С</w:t>
      </w:r>
      <w:r w:rsidR="0047344D" w:rsidRPr="002232E0">
        <w:rPr>
          <w:lang w:val="en-US"/>
        </w:rPr>
        <w:t>ount</w:t>
      </w:r>
      <w:r w:rsidR="0047344D" w:rsidRPr="002232E0">
        <w:t>0</w:t>
      </w:r>
      <w:r w:rsidR="002232E0" w:rsidRPr="002232E0">
        <w:t xml:space="preserve"> – </w:t>
      </w:r>
      <w:r w:rsidR="002232E0">
        <w:t xml:space="preserve">счетчик нулевых значений </w:t>
      </w:r>
      <w:r w:rsidR="002232E0">
        <w:rPr>
          <w:lang w:val="en-US"/>
        </w:rPr>
        <w:t>D</w:t>
      </w:r>
      <w:r w:rsidR="002232E0" w:rsidRPr="002232E0">
        <w:t>1</w:t>
      </w:r>
      <w:r w:rsidR="002232E0">
        <w:rPr>
          <w:vertAlign w:val="subscript"/>
          <w:lang w:val="en-US"/>
        </w:rPr>
        <w:t>n</w:t>
      </w:r>
      <w:r w:rsidR="002232E0" w:rsidRPr="002232E0">
        <w:rPr>
          <w:vertAlign w:val="subscript"/>
        </w:rPr>
        <w:t xml:space="preserve"> </w:t>
      </w:r>
      <w:r w:rsidR="002232E0">
        <w:t xml:space="preserve">в рассматриваемом фрейме. Иными словами, </w:t>
      </w:r>
      <w:r w:rsidR="002232E0">
        <w:rPr>
          <w:lang w:val="en-US"/>
        </w:rPr>
        <w:t>count</w:t>
      </w:r>
      <w:r w:rsidR="002232E0" w:rsidRPr="002232E0">
        <w:t xml:space="preserve">0 </w:t>
      </w:r>
      <w:r w:rsidR="002232E0">
        <w:t>считает количество отсчетов, на которых не были найдены биты.</w:t>
      </w:r>
    </w:p>
    <w:p w14:paraId="620506CC" w14:textId="60CF8AC2" w:rsidR="002232E0" w:rsidRPr="002232E0" w:rsidRDefault="008355E4" w:rsidP="002232E0">
      <w:pPr>
        <w:pStyle w:val="ListParagraph"/>
        <w:numPr>
          <w:ilvl w:val="0"/>
          <w:numId w:val="34"/>
        </w:numPr>
      </w:pPr>
      <w:r>
        <w:rPr>
          <w:lang w:val="en-US"/>
        </w:rPr>
        <w:t>С</w:t>
      </w:r>
      <w:r w:rsidR="0047344D" w:rsidRPr="002232E0">
        <w:rPr>
          <w:lang w:val="en-US"/>
        </w:rPr>
        <w:t>ountbit</w:t>
      </w:r>
      <w:r>
        <w:t xml:space="preserve"> – счетчик найденных битов.</w:t>
      </w:r>
    </w:p>
    <w:p w14:paraId="7B06EB26" w14:textId="5A493F6A" w:rsidR="002232E0" w:rsidRPr="002232E0" w:rsidRDefault="0047344D" w:rsidP="002232E0">
      <w:pPr>
        <w:pStyle w:val="ListParagraph"/>
        <w:numPr>
          <w:ilvl w:val="0"/>
          <w:numId w:val="34"/>
        </w:numPr>
      </w:pPr>
      <w:r w:rsidRPr="002232E0">
        <w:rPr>
          <w:lang w:val="en-US"/>
        </w:rPr>
        <w:t>flag</w:t>
      </w:r>
      <w:r w:rsidR="002232E0">
        <w:t xml:space="preserve"> – флаг, разрешающий </w:t>
      </w:r>
    </w:p>
    <w:p w14:paraId="6D76D74D" w14:textId="53781188" w:rsidR="0047344D" w:rsidRDefault="0047344D" w:rsidP="0047344D">
      <w:pPr>
        <w:ind w:firstLine="720"/>
      </w:pPr>
      <w:r>
        <w:t xml:space="preserve">Все они по умолчанию равны 0. </w:t>
      </w:r>
    </w:p>
    <w:p w14:paraId="0DA96229" w14:textId="0E356A9C" w:rsidR="0047344D" w:rsidRDefault="0047344D" w:rsidP="0047344D">
      <w:pPr>
        <w:ind w:firstLine="720"/>
      </w:pPr>
      <w:r>
        <w:t xml:space="preserve">Вся дальнейшая работа подпрограммы заключена в цикл от начала отсчета до длины входного сигнала за вычетом величины скользящего окна </w:t>
      </w:r>
      <w:r>
        <w:rPr>
          <w:lang w:val="en-US"/>
        </w:rPr>
        <w:t>Ns</w:t>
      </w:r>
      <w:r w:rsidRPr="0047344D">
        <w:t>1</w:t>
      </w:r>
      <w:r>
        <w:t xml:space="preserve"> с шагом равным единице.</w:t>
      </w:r>
    </w:p>
    <w:p w14:paraId="3BB651F7" w14:textId="10828E84" w:rsidR="0047344D" w:rsidRDefault="0047344D" w:rsidP="0047344D">
      <w:pPr>
        <w:ind w:firstLine="720"/>
      </w:pPr>
      <w:r>
        <w:t>Для корректной работы алгоритма, на каждом шаге цикла в первую очередь проверяется наличие фрейма в данном отсчете, и, при его отсутствии (</w:t>
      </w:r>
      <w:r>
        <w:rPr>
          <w:lang w:val="en-US"/>
        </w:rPr>
        <w:t>P</w:t>
      </w:r>
      <w:r w:rsidRPr="0047344D">
        <w:t>1</w:t>
      </w:r>
      <w:r>
        <w:rPr>
          <w:vertAlign w:val="subscript"/>
          <w:lang w:val="en-US"/>
        </w:rPr>
        <w:t>n</w:t>
      </w:r>
      <w:r w:rsidRPr="0047344D">
        <w:t>=0)</w:t>
      </w:r>
      <w:r>
        <w:t xml:space="preserve">, счетчики и флаги </w:t>
      </w:r>
      <w:r>
        <w:rPr>
          <w:lang w:val="en-US"/>
        </w:rPr>
        <w:t>countbit</w:t>
      </w:r>
      <w:r w:rsidRPr="0047344D">
        <w:t xml:space="preserve">, </w:t>
      </w:r>
      <w:r>
        <w:rPr>
          <w:lang w:val="en-US"/>
        </w:rPr>
        <w:t>count</w:t>
      </w:r>
      <w:r w:rsidRPr="0047344D">
        <w:t xml:space="preserve">0, </w:t>
      </w:r>
      <w:r>
        <w:rPr>
          <w:lang w:val="en-US"/>
        </w:rPr>
        <w:t>count</w:t>
      </w:r>
      <w:r w:rsidRPr="0047344D">
        <w:t xml:space="preserve"> </w:t>
      </w:r>
      <w:r>
        <w:t xml:space="preserve">и </w:t>
      </w:r>
      <w:r>
        <w:rPr>
          <w:lang w:val="en-US"/>
        </w:rPr>
        <w:t>flag</w:t>
      </w:r>
      <w:r w:rsidRPr="0047344D">
        <w:t xml:space="preserve"> </w:t>
      </w:r>
      <w:r>
        <w:t>зануляются.</w:t>
      </w:r>
    </w:p>
    <w:p w14:paraId="32478A76" w14:textId="02034080" w:rsidR="0047344D" w:rsidRDefault="0047344D" w:rsidP="0047344D">
      <w:pPr>
        <w:ind w:firstLine="720"/>
      </w:pPr>
      <w:r>
        <w:t>Затем, в</w:t>
      </w:r>
      <w:r w:rsidR="001B1178">
        <w:t>ыставляется значение флага. При условии</w:t>
      </w:r>
      <w:r w:rsidR="002D37BF">
        <w:t>,</w:t>
      </w:r>
      <w:r w:rsidR="001B1178">
        <w:t xml:space="preserve"> что </w:t>
      </w:r>
      <w:r w:rsidR="002D37BF">
        <w:t xml:space="preserve">на данном отсчете </w:t>
      </w:r>
      <w:r w:rsidR="002D37BF">
        <w:rPr>
          <w:lang w:val="en-US"/>
        </w:rPr>
        <w:t>D</w:t>
      </w:r>
      <w:r w:rsidR="002D37BF">
        <w:t>1</w:t>
      </w:r>
      <w:r w:rsidR="002D37BF">
        <w:rPr>
          <w:vertAlign w:val="subscript"/>
          <w:lang w:val="en-US"/>
        </w:rPr>
        <w:t>n</w:t>
      </w:r>
      <w:r w:rsidR="002D37BF" w:rsidRPr="002D37BF">
        <w:t xml:space="preserve"> </w:t>
      </w:r>
      <w:r w:rsidR="002D37BF">
        <w:t xml:space="preserve">отлично от нуля и при условии выдержки нужной паузы между потенциальными кодирующими сигналами (уже как минимум 3 предыдущих </w:t>
      </w:r>
      <w:r w:rsidR="002D37BF">
        <w:lastRenderedPageBreak/>
        <w:t xml:space="preserve">отсчета не имели закодированных бит </w:t>
      </w:r>
      <w:r w:rsidR="002D37BF" w:rsidRPr="002D37BF">
        <w:t>(</w:t>
      </w:r>
      <w:r w:rsidR="002D37BF">
        <w:t xml:space="preserve">count0&gt;2)), или если произошла смена фрейма </w:t>
      </w:r>
      <w:r w:rsidR="002D37BF" w:rsidRPr="002D37BF">
        <w:t>(</w:t>
      </w:r>
      <w:r w:rsidR="002D37BF">
        <w:rPr>
          <w:lang w:val="en-US"/>
        </w:rPr>
        <w:t>P</w:t>
      </w:r>
      <w:r w:rsidR="002D37BF" w:rsidRPr="002D37BF">
        <w:t>1</w:t>
      </w:r>
      <w:r w:rsidR="002D37BF">
        <w:rPr>
          <w:vertAlign w:val="subscript"/>
          <w:lang w:val="en-US"/>
        </w:rPr>
        <w:t>n</w:t>
      </w:r>
      <w:r w:rsidR="002D37BF" w:rsidRPr="002D37BF">
        <w:rPr>
          <w:vertAlign w:val="subscript"/>
        </w:rPr>
        <w:t>-1</w:t>
      </w:r>
      <w:r w:rsidR="002D37BF">
        <w:rPr>
          <w:rFonts w:cs="Times New Roman"/>
        </w:rPr>
        <w:t>≠</w:t>
      </w:r>
      <w:r w:rsidR="002D37BF">
        <w:rPr>
          <w:lang w:val="en-US"/>
        </w:rPr>
        <w:t>P</w:t>
      </w:r>
      <w:r w:rsidR="002D37BF" w:rsidRPr="002D37BF">
        <w:t>1</w:t>
      </w:r>
      <w:r w:rsidR="002D37BF">
        <w:rPr>
          <w:vertAlign w:val="subscript"/>
          <w:lang w:val="en-US"/>
        </w:rPr>
        <w:t>n</w:t>
      </w:r>
      <w:r w:rsidR="002D37BF" w:rsidRPr="002D37BF">
        <w:t>)</w:t>
      </w:r>
      <w:r w:rsidR="002D37BF">
        <w:t xml:space="preserve">, значение флага выставляется в единицу. Это означает что на текущем шаге цикла будет производится суммирование значений </w:t>
      </w:r>
      <w:r w:rsidR="002D37BF">
        <w:rPr>
          <w:lang w:val="en-US"/>
        </w:rPr>
        <w:t>D</w:t>
      </w:r>
      <w:r w:rsidR="002D37BF" w:rsidRPr="002D37BF">
        <w:t>1</w:t>
      </w:r>
      <w:r w:rsidR="002D37BF">
        <w:rPr>
          <w:vertAlign w:val="subscript"/>
          <w:lang w:val="en-US"/>
        </w:rPr>
        <w:t>n</w:t>
      </w:r>
      <w:r w:rsidR="002D37BF" w:rsidRPr="002D37BF">
        <w:t xml:space="preserve"> (</w:t>
      </w:r>
      <w:r w:rsidR="002D37BF">
        <w:rPr>
          <w:lang w:val="en-US"/>
        </w:rPr>
        <w:t>count</w:t>
      </w:r>
      <w:r w:rsidR="002D37BF" w:rsidRPr="002D37BF">
        <w:t xml:space="preserve"> = </w:t>
      </w:r>
      <w:r w:rsidR="002D37BF">
        <w:rPr>
          <w:lang w:val="en-US"/>
        </w:rPr>
        <w:t>count</w:t>
      </w:r>
      <w:r w:rsidR="002D37BF" w:rsidRPr="002D37BF">
        <w:t xml:space="preserve">+ </w:t>
      </w:r>
      <w:r w:rsidR="002D37BF">
        <w:rPr>
          <w:lang w:val="en-US"/>
        </w:rPr>
        <w:t>D</w:t>
      </w:r>
      <w:r w:rsidR="002D37BF" w:rsidRPr="002D37BF">
        <w:t>1</w:t>
      </w:r>
      <w:r w:rsidR="002D37BF">
        <w:rPr>
          <w:vertAlign w:val="subscript"/>
          <w:lang w:val="en-US"/>
        </w:rPr>
        <w:t>n</w:t>
      </w:r>
      <w:r w:rsidR="002D37BF" w:rsidRPr="002D37BF">
        <w:t>).</w:t>
      </w:r>
    </w:p>
    <w:p w14:paraId="6D6CEF9E" w14:textId="06B91F18" w:rsidR="007311BD" w:rsidRDefault="002D37BF" w:rsidP="0047344D">
      <w:pPr>
        <w:ind w:firstLine="720"/>
      </w:pPr>
      <w:r>
        <w:t xml:space="preserve">Далее происходит распознавание бита. При условии, что была выдержана пауза в 3 нулевых отсчета, в переменной </w:t>
      </w:r>
      <w:r>
        <w:rPr>
          <w:lang w:val="en-US"/>
        </w:rPr>
        <w:t>D</w:t>
      </w:r>
      <w:r w:rsidRPr="002D37BF">
        <w:t>1</w:t>
      </w:r>
      <w:r>
        <w:rPr>
          <w:vertAlign w:val="subscript"/>
          <w:lang w:val="en-US"/>
        </w:rPr>
        <w:t>n</w:t>
      </w:r>
      <w:r w:rsidRPr="002D37BF">
        <w:t xml:space="preserve"> </w:t>
      </w:r>
      <w:r>
        <w:t>уже 3 отсчета регистрируется присутствие бита (</w:t>
      </w:r>
      <w:r>
        <w:rPr>
          <w:lang w:val="en-US"/>
        </w:rPr>
        <w:t>D</w:t>
      </w:r>
      <w:r>
        <w:rPr>
          <w:vertAlign w:val="subscript"/>
          <w:lang w:val="en-US"/>
        </w:rPr>
        <w:t>n</w:t>
      </w:r>
      <w:r w:rsidRPr="002D37BF">
        <w:rPr>
          <w:vertAlign w:val="subscript"/>
        </w:rPr>
        <w:t>-3</w:t>
      </w:r>
      <w:r w:rsidRPr="002D37BF">
        <w:t xml:space="preserve"> </w:t>
      </w:r>
      <w:r>
        <w:rPr>
          <w:rFonts w:cs="Times New Roman"/>
        </w:rPr>
        <w:t>≠</w:t>
      </w:r>
      <w:r w:rsidRPr="002D37BF">
        <w:t xml:space="preserve"> 0), счетчик найденных битов </w:t>
      </w:r>
      <w:r w:rsidR="007311BD">
        <w:t>не пре</w:t>
      </w:r>
      <w:r w:rsidRPr="002D37BF">
        <w:t xml:space="preserve">высил </w:t>
      </w:r>
      <w:r>
        <w:t>количество бит в закодированном числе (</w:t>
      </w:r>
      <w:r>
        <w:rPr>
          <w:lang w:val="en-US"/>
        </w:rPr>
        <w:t>countbit</w:t>
      </w:r>
      <w:r w:rsidRPr="002D37BF">
        <w:t xml:space="preserve"> </w:t>
      </w:r>
      <w:r w:rsidR="00FB7B65" w:rsidRPr="002D37BF">
        <w:t>&lt;17</w:t>
      </w:r>
      <w:r w:rsidRPr="002D37BF">
        <w:t>)</w:t>
      </w:r>
      <w:r>
        <w:t xml:space="preserve"> и, наконец, что </w:t>
      </w:r>
      <w:r w:rsidR="007311BD">
        <w:t xml:space="preserve">сумма отсчетов </w:t>
      </w:r>
      <w:r w:rsidR="007311BD">
        <w:rPr>
          <w:lang w:val="en-US"/>
        </w:rPr>
        <w:t>D</w:t>
      </w:r>
      <w:r w:rsidR="007311BD" w:rsidRPr="007311BD">
        <w:t>1</w:t>
      </w:r>
      <w:r w:rsidR="007311BD">
        <w:rPr>
          <w:vertAlign w:val="subscript"/>
          <w:lang w:val="en-US"/>
        </w:rPr>
        <w:t>n</w:t>
      </w:r>
      <w:r w:rsidR="007311BD" w:rsidRPr="007311BD">
        <w:t xml:space="preserve"> </w:t>
      </w:r>
      <w:r w:rsidR="007311BD">
        <w:t>отлична от нуля происходит распознавание бита (</w:t>
      </w:r>
      <w:r w:rsidR="007311BD">
        <w:rPr>
          <w:lang w:val="en-US"/>
        </w:rPr>
        <w:t>DM</w:t>
      </w:r>
      <w:r w:rsidR="007311BD">
        <w:rPr>
          <w:vertAlign w:val="subscript"/>
          <w:lang w:val="en-US"/>
        </w:rPr>
        <w:t>n</w:t>
      </w:r>
      <w:r w:rsidR="007311BD" w:rsidRPr="007311BD">
        <w:t xml:space="preserve"> = </w:t>
      </w:r>
      <w:r w:rsidR="007311BD">
        <w:rPr>
          <w:lang w:val="en-US"/>
        </w:rPr>
        <w:t>sign</w:t>
      </w:r>
      <w:r w:rsidR="007311BD" w:rsidRPr="007311BD">
        <w:t>(</w:t>
      </w:r>
      <w:r w:rsidR="007311BD">
        <w:rPr>
          <w:lang w:val="en-US"/>
        </w:rPr>
        <w:t>count</w:t>
      </w:r>
      <w:r w:rsidR="007311BD" w:rsidRPr="007311BD">
        <w:t>).</w:t>
      </w:r>
      <w:r w:rsidR="007311BD">
        <w:t xml:space="preserve"> Если </w:t>
      </w:r>
      <w:r w:rsidR="007311BD">
        <w:rPr>
          <w:lang w:val="en-US"/>
        </w:rPr>
        <w:t>count</w:t>
      </w:r>
      <w:r w:rsidR="007311BD" w:rsidRPr="007311BD">
        <w:t xml:space="preserve"> </w:t>
      </w:r>
      <w:r w:rsidR="007311BD">
        <w:t xml:space="preserve">оказался равным 0, то </w:t>
      </w:r>
      <w:r w:rsidR="007311BD">
        <w:rPr>
          <w:lang w:val="en-US"/>
        </w:rPr>
        <w:t>DM</w:t>
      </w:r>
      <w:r w:rsidR="007311BD">
        <w:rPr>
          <w:vertAlign w:val="subscript"/>
          <w:lang w:val="en-US"/>
        </w:rPr>
        <w:t>n</w:t>
      </w:r>
      <w:r w:rsidR="007311BD" w:rsidRPr="007311BD">
        <w:t xml:space="preserve"> </w:t>
      </w:r>
      <w:r w:rsidR="007311BD">
        <w:t xml:space="preserve">присваивается значение -1. Если одно из вышеперечисленных условий не выполнено, </w:t>
      </w:r>
      <w:r w:rsidR="007311BD">
        <w:rPr>
          <w:lang w:val="en-US"/>
        </w:rPr>
        <w:t>DM</w:t>
      </w:r>
      <w:r w:rsidR="007311BD">
        <w:rPr>
          <w:vertAlign w:val="subscript"/>
          <w:lang w:val="en-US"/>
        </w:rPr>
        <w:t>n</w:t>
      </w:r>
      <w:r w:rsidR="007311BD" w:rsidRPr="007311BD">
        <w:t xml:space="preserve"> </w:t>
      </w:r>
      <w:r w:rsidR="007311BD">
        <w:t>становится равным 0.</w:t>
      </w:r>
    </w:p>
    <w:p w14:paraId="07A8F555" w14:textId="77777777" w:rsidR="008C79C9" w:rsidRDefault="008C79C9" w:rsidP="008C79C9">
      <w:pPr>
        <w:keepNext/>
        <w:ind w:firstLine="720"/>
      </w:pPr>
      <w:r>
        <w:t>Результат работы данного этапа в графическом виде изображен на ()</w:t>
      </w:r>
      <w:r>
        <w:rPr>
          <w:noProof/>
          <w:lang w:eastAsia="ru-RU"/>
        </w:rPr>
        <w:drawing>
          <wp:inline distT="0" distB="0" distL="0" distR="0" wp14:anchorId="3C46AAE6" wp14:editId="43A25D5F">
            <wp:extent cx="5930265" cy="1789430"/>
            <wp:effectExtent l="0" t="0" r="0" b="1270"/>
            <wp:docPr id="11" name="Picture 11" descr="C:\Users\koltsov\AppData\Local\Microsoft\Windows\INetCache\Content.Word\DM с подписям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C:\Users\koltsov\AppData\Local\Microsoft\Windows\INetCache\Content.Word\DM с подписями.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265" cy="1789430"/>
                    </a:xfrm>
                    <a:prstGeom prst="rect">
                      <a:avLst/>
                    </a:prstGeom>
                    <a:noFill/>
                    <a:ln>
                      <a:noFill/>
                    </a:ln>
                  </pic:spPr>
                </pic:pic>
              </a:graphicData>
            </a:graphic>
          </wp:inline>
        </w:drawing>
      </w:r>
    </w:p>
    <w:p w14:paraId="177BFFCA" w14:textId="225EF42B" w:rsidR="008C79C9" w:rsidRDefault="008C79C9" w:rsidP="008C79C9">
      <w:pPr>
        <w:pStyle w:val="Caption"/>
      </w:pPr>
      <w:r>
        <w:t>Результат работы алгоритма по обнаружению битов и определения их значения</w:t>
      </w:r>
    </w:p>
    <w:p w14:paraId="03901581" w14:textId="1C0F52D3" w:rsidR="008C79C9" w:rsidRDefault="008C79C9" w:rsidP="008C79C9">
      <w:pPr>
        <w:pStyle w:val="Caption"/>
      </w:pPr>
      <w:r>
        <w:t xml:space="preserve">рис. </w:t>
      </w:r>
      <w:r>
        <w:fldChar w:fldCharType="begin"/>
      </w:r>
      <w:r>
        <w:instrText xml:space="preserve"> SEQ рис. \* ARABIC </w:instrText>
      </w:r>
      <w:r>
        <w:fldChar w:fldCharType="separate"/>
      </w:r>
      <w:r w:rsidR="00AD570E">
        <w:rPr>
          <w:noProof/>
        </w:rPr>
        <w:t>18</w:t>
      </w:r>
      <w:r>
        <w:fldChar w:fldCharType="end"/>
      </w:r>
    </w:p>
    <w:p w14:paraId="279D17F5" w14:textId="4995A6CB" w:rsidR="008C79C9" w:rsidRDefault="007311BD" w:rsidP="008C79C9">
      <w:pPr>
        <w:ind w:firstLine="720"/>
      </w:pPr>
      <w:r>
        <w:t xml:space="preserve">Если бит был найден и его значение распознано, счетчик найденных битов </w:t>
      </w:r>
      <w:r>
        <w:rPr>
          <w:lang w:val="en-US"/>
        </w:rPr>
        <w:t>countbit</w:t>
      </w:r>
      <w:r w:rsidRPr="007311BD">
        <w:t xml:space="preserve"> </w:t>
      </w:r>
      <w:r>
        <w:t>увеличивается на единицу. По достижении его значения 17ти, производится проверка правильности декодирования методом Кодов Хэмминга.</w:t>
      </w:r>
    </w:p>
    <w:p w14:paraId="743A521B" w14:textId="32958B94" w:rsidR="00AC6C80" w:rsidRPr="00316E1A" w:rsidRDefault="007311BD" w:rsidP="002751C7">
      <w:pPr>
        <w:ind w:firstLine="720"/>
      </w:pPr>
      <w:r>
        <w:t>После проверки целостности и исправления ошибок происходит конвертация найденных битов в</w:t>
      </w:r>
      <w:r w:rsidR="008355E4">
        <w:t xml:space="preserve"> десятичные числа. Заводится новый счетчик </w:t>
      </w:r>
      <w:r w:rsidR="008355E4">
        <w:rPr>
          <w:lang w:val="en-US"/>
        </w:rPr>
        <w:t>countreverse</w:t>
      </w:r>
      <w:r w:rsidR="008355E4" w:rsidRPr="008C79C9">
        <w:t xml:space="preserve"> = 16</w:t>
      </w:r>
      <w:r w:rsidR="009F27B0">
        <w:t xml:space="preserve"> и </w:t>
      </w:r>
      <w:r w:rsidR="009F27B0">
        <w:rPr>
          <w:lang w:val="en-US"/>
        </w:rPr>
        <w:t>m</w:t>
      </w:r>
      <w:r w:rsidR="009F27B0" w:rsidRPr="00316E1A">
        <w:t xml:space="preserve">, </w:t>
      </w:r>
      <w:r w:rsidR="009F27B0">
        <w:t xml:space="preserve">равный текущему индексу отсчета поступившего на </w:t>
      </w:r>
      <w:r w:rsidR="009F27B0">
        <w:lastRenderedPageBreak/>
        <w:t>обработку сигнала кардиомонитора</w:t>
      </w:r>
      <w:r w:rsidR="00316E1A">
        <w:t xml:space="preserve"> (</w:t>
      </w:r>
      <w:r w:rsidR="00316E1A">
        <w:rPr>
          <w:lang w:val="en-US"/>
        </w:rPr>
        <w:t>m</w:t>
      </w:r>
      <w:r w:rsidR="00316E1A" w:rsidRPr="00316E1A">
        <w:t>=</w:t>
      </w:r>
      <w:r w:rsidR="00316E1A">
        <w:rPr>
          <w:lang w:val="en-US"/>
        </w:rPr>
        <w:t>n</w:t>
      </w:r>
      <w:r w:rsidR="00316E1A" w:rsidRPr="00316E1A">
        <w:t>)</w:t>
      </w:r>
      <w:r w:rsidR="008C79C9">
        <w:t>.</w:t>
      </w:r>
      <w:r w:rsidR="00316E1A" w:rsidRPr="00316E1A">
        <w:t xml:space="preserve"> </w:t>
      </w:r>
      <w:r w:rsidR="00FB7B65">
        <w:t>Кроме того,</w:t>
      </w:r>
      <w:r w:rsidR="00316E1A">
        <w:t xml:space="preserve"> объявляется переменная </w:t>
      </w:r>
      <w:r w:rsidR="00316E1A">
        <w:rPr>
          <w:lang w:val="en-US"/>
        </w:rPr>
        <w:t>DA</w:t>
      </w:r>
      <w:r w:rsidR="00316E1A" w:rsidRPr="00316E1A">
        <w:t xml:space="preserve">, </w:t>
      </w:r>
      <w:r w:rsidR="00316E1A">
        <w:t>в которой будет содержаться конвертированное из битовой последовательности число.</w:t>
      </w:r>
    </w:p>
    <w:p w14:paraId="21761037" w14:textId="49387CC4" w:rsidR="00316E1A" w:rsidRDefault="00316E1A" w:rsidP="00316E1A">
      <w:pPr>
        <w:ind w:firstLine="720"/>
      </w:pPr>
      <w:r>
        <w:t xml:space="preserve">В цикле пока </w:t>
      </w:r>
      <w:r>
        <w:rPr>
          <w:lang w:val="en-US"/>
        </w:rPr>
        <w:t>countreverse</w:t>
      </w:r>
      <w:r w:rsidRPr="00316E1A">
        <w:t xml:space="preserve"> </w:t>
      </w:r>
      <w:r>
        <w:t>не отрицателен при условии обнаружения на данном отсчете закодированного бита (</w:t>
      </w:r>
      <w:r>
        <w:rPr>
          <w:lang w:val="en-US"/>
        </w:rPr>
        <w:t>DM</w:t>
      </w:r>
      <w:r>
        <w:rPr>
          <w:vertAlign w:val="subscript"/>
          <w:lang w:val="en-US"/>
        </w:rPr>
        <w:t>m</w:t>
      </w:r>
      <w:r w:rsidRPr="00316E1A">
        <w:t xml:space="preserve"> </w:t>
      </w:r>
      <w:r>
        <w:t>отлично от нуля), и если были пройдены 5 контрольных бит (по Кодам Хэмминга</w:t>
      </w:r>
      <w:r w:rsidRPr="00316E1A">
        <w:t>[4]</w:t>
      </w:r>
      <w:r>
        <w:t xml:space="preserve">), </w:t>
      </w:r>
      <w:r>
        <w:rPr>
          <w:lang w:val="en-US"/>
        </w:rPr>
        <w:t>DA</w:t>
      </w:r>
      <w:r w:rsidRPr="00316E1A">
        <w:t xml:space="preserve"> </w:t>
      </w:r>
      <w:r>
        <w:t xml:space="preserve">увеличивается на 2 в степени </w:t>
      </w:r>
      <w:r>
        <w:rPr>
          <w:lang w:val="en-US"/>
        </w:rPr>
        <w:t>countreverse</w:t>
      </w:r>
      <w:r w:rsidRPr="00316E1A">
        <w:t xml:space="preserve">. </w:t>
      </w:r>
      <w:r>
        <w:t xml:space="preserve">Индекс </w:t>
      </w:r>
      <w:r>
        <w:rPr>
          <w:lang w:val="en-US"/>
        </w:rPr>
        <w:t>m</w:t>
      </w:r>
      <w:r w:rsidRPr="00316E1A">
        <w:t xml:space="preserve"> </w:t>
      </w:r>
      <w:r>
        <w:t>уменьшается на единицу.</w:t>
      </w:r>
    </w:p>
    <w:p w14:paraId="17174113" w14:textId="7A4BF923" w:rsidR="00316E1A" w:rsidRDefault="00316E1A" w:rsidP="00316E1A">
      <w:pPr>
        <w:ind w:firstLine="720"/>
      </w:pPr>
      <w:r>
        <w:t xml:space="preserve">После окончания цикла в массив </w:t>
      </w:r>
      <w:r>
        <w:rPr>
          <w:lang w:val="en-US"/>
        </w:rPr>
        <w:t>DMA</w:t>
      </w:r>
      <w:r w:rsidRPr="00316E1A">
        <w:t xml:space="preserve"> </w:t>
      </w:r>
      <w:r>
        <w:t>в индекс</w:t>
      </w:r>
      <w:r w:rsidRPr="00316E1A">
        <w:t xml:space="preserve"> </w:t>
      </w:r>
      <w:r>
        <w:t xml:space="preserve">равный </w:t>
      </w:r>
      <w:r>
        <w:rPr>
          <w:lang w:val="en-US"/>
        </w:rPr>
        <w:t>countsamples</w:t>
      </w:r>
      <w:r w:rsidRPr="00316E1A">
        <w:t xml:space="preserve"> </w:t>
      </w:r>
      <w:r>
        <w:t>записывается декодированное число.</w:t>
      </w:r>
    </w:p>
    <w:p w14:paraId="4FA1B80A" w14:textId="7BBE9699" w:rsidR="00316E1A" w:rsidRDefault="00316E1A" w:rsidP="00316E1A">
      <w:pPr>
        <w:ind w:firstLine="720"/>
      </w:pPr>
      <w:r>
        <w:t xml:space="preserve">Результатом работы алгоритма, описанного в работе, является набор отсчетов электрокардиограммы </w:t>
      </w:r>
      <w:r>
        <w:rPr>
          <w:lang w:val="en-US"/>
        </w:rPr>
        <w:t>DMA</w:t>
      </w:r>
      <w:r>
        <w:rPr>
          <w:vertAlign w:val="subscript"/>
          <w:lang w:val="en-US"/>
        </w:rPr>
        <w:t>countsamples</w:t>
      </w:r>
      <w:r>
        <w:t>.</w:t>
      </w:r>
    </w:p>
    <w:p w14:paraId="59A46F4E" w14:textId="77399837" w:rsidR="00316E1A" w:rsidRDefault="00316E1A" w:rsidP="00316E1A">
      <w:pPr>
        <w:ind w:firstLine="720"/>
      </w:pPr>
      <w:r>
        <w:t xml:space="preserve">В графическом виде он представлен на </w:t>
      </w:r>
      <w:r w:rsidR="00141EB8">
        <w:fldChar w:fldCharType="begin"/>
      </w:r>
      <w:r w:rsidR="00141EB8">
        <w:instrText xml:space="preserve"> REF _Ref390984266 \h </w:instrText>
      </w:r>
      <w:r w:rsidR="00141EB8">
        <w:fldChar w:fldCharType="separate"/>
      </w:r>
      <w:r w:rsidR="00AD570E">
        <w:t xml:space="preserve">рис. </w:t>
      </w:r>
      <w:r w:rsidR="00AD570E">
        <w:rPr>
          <w:noProof/>
        </w:rPr>
        <w:t>19</w:t>
      </w:r>
      <w:r w:rsidR="00141EB8">
        <w:fldChar w:fldCharType="end"/>
      </w:r>
      <w:r w:rsidR="00141EB8">
        <w:t>.</w:t>
      </w:r>
    </w:p>
    <w:p w14:paraId="5A4EE0D7" w14:textId="77777777" w:rsidR="00316E1A" w:rsidRDefault="00926076" w:rsidP="00316E1A">
      <w:pPr>
        <w:keepNext/>
      </w:pPr>
      <w:r>
        <w:pict w14:anchorId="0483B047">
          <v:shape id="_x0000_i1038" type="#_x0000_t75" style="width:467.45pt;height:155.8pt">
            <v:imagedata r:id="rId37" o:title="результат"/>
          </v:shape>
        </w:pict>
      </w:r>
    </w:p>
    <w:p w14:paraId="236C4364" w14:textId="30460C14" w:rsidR="00316E1A" w:rsidRDefault="00316E1A" w:rsidP="00316E1A">
      <w:pPr>
        <w:pStyle w:val="Caption"/>
      </w:pPr>
      <w:r>
        <w:t>Результат работы алгоритма – график электрокардиограммы</w:t>
      </w:r>
    </w:p>
    <w:p w14:paraId="64804036" w14:textId="33822904" w:rsidR="00316E1A" w:rsidRDefault="00316E1A" w:rsidP="00316E1A">
      <w:pPr>
        <w:pStyle w:val="Caption"/>
      </w:pPr>
      <w:bookmarkStart w:id="49" w:name="_Ref390984266"/>
      <w:r>
        <w:t xml:space="preserve">рис. </w:t>
      </w:r>
      <w:r>
        <w:fldChar w:fldCharType="begin"/>
      </w:r>
      <w:r>
        <w:instrText xml:space="preserve"> SEQ рис. \* ARABIC </w:instrText>
      </w:r>
      <w:r>
        <w:fldChar w:fldCharType="separate"/>
      </w:r>
      <w:r w:rsidR="00AD570E">
        <w:rPr>
          <w:noProof/>
        </w:rPr>
        <w:t>19</w:t>
      </w:r>
      <w:r>
        <w:fldChar w:fldCharType="end"/>
      </w:r>
      <w:bookmarkEnd w:id="49"/>
    </w:p>
    <w:p w14:paraId="7791652C" w14:textId="5F79245A" w:rsidR="00141EB8" w:rsidRPr="00141EB8" w:rsidRDefault="00141EB8" w:rsidP="00141EB8">
      <w:r>
        <w:tab/>
        <w:t>Таким образом, поставленные в работе цели и задачи были решены.</w:t>
      </w:r>
    </w:p>
    <w:p w14:paraId="4D05CAC4" w14:textId="0A4A2CF1" w:rsidR="00141EB8" w:rsidRDefault="00141EB8">
      <w:pPr>
        <w:spacing w:line="259" w:lineRule="auto"/>
        <w:jc w:val="left"/>
      </w:pPr>
      <w:r>
        <w:br w:type="page"/>
      </w:r>
    </w:p>
    <w:p w14:paraId="240B1E39" w14:textId="21827739" w:rsidR="00070304" w:rsidRDefault="00AC6C80" w:rsidP="00A53E76">
      <w:pPr>
        <w:pStyle w:val="Heading1"/>
      </w:pPr>
      <w:bookmarkStart w:id="50" w:name="_Toc391277332"/>
      <w:r>
        <w:lastRenderedPageBreak/>
        <w:t>Заключение</w:t>
      </w:r>
      <w:bookmarkEnd w:id="50"/>
    </w:p>
    <w:p w14:paraId="048BC344" w14:textId="26BEF45B" w:rsidR="00AC6C80" w:rsidRDefault="00AC6C80" w:rsidP="00777BFE">
      <w:pPr>
        <w:ind w:firstLine="644"/>
      </w:pPr>
      <w:commentRangeStart w:id="51"/>
      <w:r>
        <w:t xml:space="preserve">В рамках работы был разработан </w:t>
      </w:r>
      <w:r w:rsidR="00777BFE">
        <w:t>готовый к внедрению алгоритм, с применением которого кардиомонитор можно будет использовать с широким спектром смартфонов, планшетов, ноутбуков и других портативных устройств с аудиоинтерфейсом</w:t>
      </w:r>
      <w:r>
        <w:t>. Аналогов такого портативного универсального кардиомонитора на рынке не представлено.</w:t>
      </w:r>
      <w:commentRangeEnd w:id="51"/>
      <w:r>
        <w:rPr>
          <w:rStyle w:val="CommentReference"/>
        </w:rPr>
        <w:commentReference w:id="51"/>
      </w:r>
    </w:p>
    <w:p w14:paraId="35337946" w14:textId="77777777" w:rsidR="00AC6C80" w:rsidRDefault="00AC6C80">
      <w:pPr>
        <w:spacing w:line="259" w:lineRule="auto"/>
        <w:jc w:val="left"/>
      </w:pPr>
      <w:r>
        <w:br w:type="page"/>
      </w:r>
    </w:p>
    <w:bookmarkStart w:id="52" w:name="_Toc391277333" w:displacedByCustomXml="next"/>
    <w:sdt>
      <w:sdtPr>
        <w:rPr>
          <w:rFonts w:eastAsiaTheme="minorHAnsi" w:cstheme="minorBidi"/>
          <w:b w:val="0"/>
          <w:sz w:val="28"/>
          <w:szCs w:val="22"/>
        </w:rPr>
        <w:id w:val="459618286"/>
        <w:docPartObj>
          <w:docPartGallery w:val="Bibliographies"/>
          <w:docPartUnique/>
        </w:docPartObj>
      </w:sdtPr>
      <w:sdtEndPr/>
      <w:sdtContent>
        <w:p w14:paraId="53A599DA" w14:textId="77777777" w:rsidR="00590619" w:rsidRDefault="00590619" w:rsidP="00590619">
          <w:pPr>
            <w:pStyle w:val="Heading1"/>
          </w:pPr>
          <w:r>
            <w:t>Список литературы</w:t>
          </w:r>
          <w:bookmarkEnd w:id="52"/>
        </w:p>
        <w:sdt>
          <w:sdtPr>
            <w:id w:val="111145805"/>
            <w:bibliography/>
          </w:sdtPr>
          <w:sdtEndPr/>
          <w:sdtContent>
            <w:p w14:paraId="0B9C152F" w14:textId="77777777" w:rsidR="00590619" w:rsidRPr="00590619" w:rsidRDefault="00590619" w:rsidP="00590619">
              <w:pPr>
                <w:pStyle w:val="ListParagraph"/>
                <w:numPr>
                  <w:ilvl w:val="0"/>
                  <w:numId w:val="6"/>
                </w:numPr>
              </w:pPr>
              <w:r w:rsidRPr="00590619">
                <w:fldChar w:fldCharType="begin"/>
              </w:r>
              <w:r w:rsidRPr="00590619">
                <w:instrText xml:space="preserve"> </w:instrText>
              </w:r>
              <w:r w:rsidRPr="00590619">
                <w:rPr>
                  <w:lang w:val="en-US"/>
                </w:rPr>
                <w:instrText>BIBLIOGRAPHY</w:instrText>
              </w:r>
              <w:r w:rsidRPr="00590619">
                <w:instrText xml:space="preserve"> </w:instrText>
              </w:r>
              <w:r w:rsidRPr="00590619">
                <w:fldChar w:fldCharType="separate"/>
              </w:r>
              <w:r w:rsidRPr="00590619">
                <w:t xml:space="preserve"> </w:t>
              </w:r>
              <w:bookmarkStart w:id="53" w:name="_Ref390882750"/>
              <w:r w:rsidRPr="006459F1">
                <w:t>Гоноровский И. С. Радиотехнические цеп</w:t>
              </w:r>
              <w:r>
                <w:t>и и сигналы: Учебник для вузов.</w:t>
              </w:r>
              <w:r w:rsidRPr="00590619">
                <w:t xml:space="preserve"> </w:t>
              </w:r>
              <w:r>
                <w:t xml:space="preserve">4-е изд., перераб. и доп. М.: Радио и связь, 1986. </w:t>
              </w:r>
              <w:r w:rsidRPr="006459F1">
                <w:t>512 с.</w:t>
              </w:r>
              <w:bookmarkEnd w:id="53"/>
              <w:r w:rsidRPr="00590619">
                <w:rPr>
                  <w:bCs/>
                  <w:noProof/>
                </w:rPr>
                <w:fldChar w:fldCharType="end"/>
              </w:r>
            </w:p>
            <w:p w14:paraId="26B8B4A5" w14:textId="4269BB43" w:rsidR="00590619" w:rsidRDefault="00590619" w:rsidP="000A4F2F">
              <w:pPr>
                <w:pStyle w:val="ListParagraph"/>
                <w:numPr>
                  <w:ilvl w:val="0"/>
                  <w:numId w:val="6"/>
                </w:numPr>
              </w:pPr>
              <w:r>
                <w:t>Л.А. Славутский Основы регистрации данных и планирования эксперимента. Учебное пособие: Изд-во ЧГУ, Чебоксары, 2006, 200 с</w:t>
              </w:r>
            </w:p>
          </w:sdtContent>
        </w:sdt>
        <w:p w14:paraId="0CE80F5D" w14:textId="77777777" w:rsidR="00590619" w:rsidRDefault="00590619" w:rsidP="000A4F2F">
          <w:pPr>
            <w:pStyle w:val="ListParagraph"/>
            <w:numPr>
              <w:ilvl w:val="0"/>
              <w:numId w:val="6"/>
            </w:numPr>
          </w:pPr>
          <w:r w:rsidRPr="00590619">
            <w:t xml:space="preserve"> </w:t>
          </w:r>
          <w:r>
            <w:t>Введение в цифровую обработку сигналов (математические основы) Алексей Лукин, Лаборатория компьютерной графики и мультимедиа, МГУ</w:t>
          </w:r>
          <w:r w:rsidRPr="00590619">
            <w:t xml:space="preserve">, </w:t>
          </w:r>
          <w:r>
            <w:t>2007</w:t>
          </w:r>
        </w:p>
        <w:p w14:paraId="6A9A88E0" w14:textId="7A1CA763" w:rsidR="00590619" w:rsidRPr="00590619" w:rsidRDefault="00590619" w:rsidP="00D00977">
          <w:pPr>
            <w:pStyle w:val="ListParagraph"/>
            <w:numPr>
              <w:ilvl w:val="0"/>
              <w:numId w:val="6"/>
            </w:numPr>
            <w:spacing w:line="259" w:lineRule="auto"/>
          </w:pPr>
          <w:r w:rsidRPr="00590619">
            <w:t xml:space="preserve">Код Хэмминга. Пример работы алгоритма, </w:t>
          </w:r>
          <w:r w:rsidRPr="00314239">
            <w:rPr>
              <w:lang w:val="en-US"/>
            </w:rPr>
            <w:t>habrahabr</w:t>
          </w:r>
          <w:r w:rsidRPr="00590619">
            <w:t>.</w:t>
          </w:r>
          <w:r w:rsidRPr="00314239">
            <w:rPr>
              <w:lang w:val="en-US"/>
            </w:rPr>
            <w:t>ru</w:t>
          </w:r>
          <w:r w:rsidRPr="00590619">
            <w:t>/</w:t>
          </w:r>
          <w:r w:rsidRPr="00314239">
            <w:rPr>
              <w:lang w:val="en-US"/>
            </w:rPr>
            <w:t>post</w:t>
          </w:r>
          <w:r w:rsidRPr="00590619">
            <w:t>/140611/</w:t>
          </w:r>
        </w:p>
      </w:sdtContent>
    </w:sdt>
    <w:sectPr w:rsidR="00590619" w:rsidRPr="00590619" w:rsidSect="00A51989">
      <w:footerReference w:type="default" r:id="rId38"/>
      <w:endnotePr>
        <w:numFmt w:val="decimal"/>
      </w:endnotePr>
      <w:pgSz w:w="11907" w:h="16839" w:code="9"/>
      <w:pgMar w:top="1134" w:right="851" w:bottom="187" w:left="1701" w:header="720" w:footer="720" w:gutter="0"/>
      <w:pgNumType w:start="1"/>
      <w:cols w:space="720"/>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Artem Koltsov" w:date="2014-06-03T00:51:00Z" w:initials="AK">
    <w:p w14:paraId="52A88681" w14:textId="66B7BC89" w:rsidR="00316E1A" w:rsidRDefault="00316E1A">
      <w:pPr>
        <w:pStyle w:val="CommentText"/>
      </w:pPr>
      <w:r>
        <w:rPr>
          <w:rStyle w:val="CommentReference"/>
        </w:rPr>
        <w:annotationRef/>
      </w:r>
      <w:r>
        <w:t>Рассматриваются ли?</w:t>
      </w:r>
    </w:p>
  </w:comment>
  <w:comment w:id="51" w:author="Artem Koltsov" w:date="2014-06-18T18:51:00Z" w:initials="AK">
    <w:p w14:paraId="00CEB989" w14:textId="77777777" w:rsidR="00316E1A" w:rsidRDefault="00316E1A" w:rsidP="00AC6C80">
      <w:pPr>
        <w:pStyle w:val="CommentText"/>
      </w:pPr>
      <w:r>
        <w:rPr>
          <w:rStyle w:val="CommentReference"/>
        </w:rPr>
        <w:annotationRef/>
      </w:r>
      <w:r>
        <w:t>В заключение</w:t>
      </w:r>
    </w:p>
    <w:p w14:paraId="15B0683B" w14:textId="77777777" w:rsidR="00316E1A" w:rsidRDefault="00316E1A" w:rsidP="00AC6C80">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A88681" w15:done="1"/>
  <w15:commentEx w15:paraId="15B068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501F0D" w14:textId="77777777" w:rsidR="000C4E5F" w:rsidRDefault="000C4E5F" w:rsidP="002A3213">
      <w:pPr>
        <w:spacing w:after="0" w:line="240" w:lineRule="auto"/>
      </w:pPr>
      <w:r>
        <w:separator/>
      </w:r>
    </w:p>
  </w:endnote>
  <w:endnote w:type="continuationSeparator" w:id="0">
    <w:p w14:paraId="0B97DF62" w14:textId="77777777" w:rsidR="000C4E5F" w:rsidRDefault="000C4E5F" w:rsidP="002A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NewRomanPSMT">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9235385"/>
      <w:docPartObj>
        <w:docPartGallery w:val="Page Numbers (Bottom of Page)"/>
        <w:docPartUnique/>
      </w:docPartObj>
    </w:sdtPr>
    <w:sdtEndPr>
      <w:rPr>
        <w:noProof/>
      </w:rPr>
    </w:sdtEndPr>
    <w:sdtContent>
      <w:p w14:paraId="0C8907FB" w14:textId="318157E0" w:rsidR="00316E1A" w:rsidRDefault="00316E1A">
        <w:pPr>
          <w:pStyle w:val="Footer"/>
          <w:jc w:val="right"/>
        </w:pPr>
        <w:r>
          <w:fldChar w:fldCharType="begin"/>
        </w:r>
        <w:r>
          <w:instrText xml:space="preserve"> PAGE   \* MERGEFORMAT </w:instrText>
        </w:r>
        <w:r>
          <w:fldChar w:fldCharType="separate"/>
        </w:r>
        <w:r w:rsidR="00FB7B65">
          <w:rPr>
            <w:noProof/>
          </w:rPr>
          <w:t>33</w:t>
        </w:r>
        <w:r>
          <w:rPr>
            <w:noProof/>
          </w:rPr>
          <w:fldChar w:fldCharType="end"/>
        </w:r>
      </w:p>
    </w:sdtContent>
  </w:sdt>
  <w:p w14:paraId="7A1EF373" w14:textId="77777777" w:rsidR="00316E1A" w:rsidRDefault="00316E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CF1C9" w14:textId="77777777" w:rsidR="000C4E5F" w:rsidRDefault="000C4E5F" w:rsidP="002A3213">
      <w:pPr>
        <w:spacing w:after="0" w:line="240" w:lineRule="auto"/>
      </w:pPr>
      <w:r>
        <w:separator/>
      </w:r>
    </w:p>
  </w:footnote>
  <w:footnote w:type="continuationSeparator" w:id="0">
    <w:p w14:paraId="1272ADDA" w14:textId="77777777" w:rsidR="000C4E5F" w:rsidRDefault="000C4E5F" w:rsidP="002A32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50A4F"/>
    <w:multiLevelType w:val="hybridMultilevel"/>
    <w:tmpl w:val="3032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40A15"/>
    <w:multiLevelType w:val="hybridMultilevel"/>
    <w:tmpl w:val="CD7A3F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077F5F"/>
    <w:multiLevelType w:val="multilevel"/>
    <w:tmpl w:val="786433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7F49A7"/>
    <w:multiLevelType w:val="hybridMultilevel"/>
    <w:tmpl w:val="E2EE5D56"/>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078074A"/>
    <w:multiLevelType w:val="hybridMultilevel"/>
    <w:tmpl w:val="C2745C0C"/>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nsid w:val="10BB1411"/>
    <w:multiLevelType w:val="multilevel"/>
    <w:tmpl w:val="5C64FA2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27F4028"/>
    <w:multiLevelType w:val="multilevel"/>
    <w:tmpl w:val="09C658B2"/>
    <w:lvl w:ilvl="0">
      <w:start w:val="1"/>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7">
    <w:nsid w:val="16BB29F1"/>
    <w:multiLevelType w:val="hybridMultilevel"/>
    <w:tmpl w:val="78EC7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F447A"/>
    <w:multiLevelType w:val="hybridMultilevel"/>
    <w:tmpl w:val="E1F61B10"/>
    <w:lvl w:ilvl="0" w:tplc="F6E41B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DD77C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69292A"/>
    <w:multiLevelType w:val="hybridMultilevel"/>
    <w:tmpl w:val="4676B0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3855751"/>
    <w:multiLevelType w:val="hybridMultilevel"/>
    <w:tmpl w:val="1DD28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BD4F28"/>
    <w:multiLevelType w:val="hybridMultilevel"/>
    <w:tmpl w:val="FC82B4E6"/>
    <w:lvl w:ilvl="0" w:tplc="D05269AA">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752305"/>
    <w:multiLevelType w:val="hybridMultilevel"/>
    <w:tmpl w:val="692AF6E8"/>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nsid w:val="332E1CDA"/>
    <w:multiLevelType w:val="hybridMultilevel"/>
    <w:tmpl w:val="05968A6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5F40ED9"/>
    <w:multiLevelType w:val="hybridMultilevel"/>
    <w:tmpl w:val="4676B0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6CC00B5"/>
    <w:multiLevelType w:val="hybridMultilevel"/>
    <w:tmpl w:val="9FD8B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767DD5"/>
    <w:multiLevelType w:val="multilevel"/>
    <w:tmpl w:val="5C64FA2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0444218"/>
    <w:multiLevelType w:val="hybridMultilevel"/>
    <w:tmpl w:val="AA2E3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726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A607C9E"/>
    <w:multiLevelType w:val="hybridMultilevel"/>
    <w:tmpl w:val="F46A1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216815"/>
    <w:multiLevelType w:val="multilevel"/>
    <w:tmpl w:val="FBA0ED58"/>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22">
    <w:nsid w:val="542567D4"/>
    <w:multiLevelType w:val="multilevel"/>
    <w:tmpl w:val="A4B8CA6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544E7917"/>
    <w:multiLevelType w:val="hybridMultilevel"/>
    <w:tmpl w:val="989AD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FD758B"/>
    <w:multiLevelType w:val="multilevel"/>
    <w:tmpl w:val="8F2E793C"/>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25">
    <w:nsid w:val="6A823BDC"/>
    <w:multiLevelType w:val="hybridMultilevel"/>
    <w:tmpl w:val="933A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320086"/>
    <w:multiLevelType w:val="hybridMultilevel"/>
    <w:tmpl w:val="A4B8C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D002C5"/>
    <w:multiLevelType w:val="multilevel"/>
    <w:tmpl w:val="5C64FA2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6F2A7318"/>
    <w:multiLevelType w:val="hybridMultilevel"/>
    <w:tmpl w:val="5F92C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04547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84E2D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DC5650"/>
    <w:multiLevelType w:val="hybridMultilevel"/>
    <w:tmpl w:val="0FBA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E01226"/>
    <w:multiLevelType w:val="hybridMultilevel"/>
    <w:tmpl w:val="83302F3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21"/>
  </w:num>
  <w:num w:numId="3">
    <w:abstractNumId w:val="25"/>
  </w:num>
  <w:num w:numId="4">
    <w:abstractNumId w:val="10"/>
  </w:num>
  <w:num w:numId="5">
    <w:abstractNumId w:val="1"/>
  </w:num>
  <w:num w:numId="6">
    <w:abstractNumId w:val="3"/>
  </w:num>
  <w:num w:numId="7">
    <w:abstractNumId w:val="15"/>
  </w:num>
  <w:num w:numId="8">
    <w:abstractNumId w:val="23"/>
  </w:num>
  <w:num w:numId="9">
    <w:abstractNumId w:val="17"/>
  </w:num>
  <w:num w:numId="10">
    <w:abstractNumId w:val="2"/>
  </w:num>
  <w:num w:numId="11">
    <w:abstractNumId w:val="29"/>
  </w:num>
  <w:num w:numId="12">
    <w:abstractNumId w:val="8"/>
  </w:num>
  <w:num w:numId="13">
    <w:abstractNumId w:val="32"/>
  </w:num>
  <w:num w:numId="14">
    <w:abstractNumId w:val="28"/>
  </w:num>
  <w:num w:numId="15">
    <w:abstractNumId w:val="7"/>
  </w:num>
  <w:num w:numId="16">
    <w:abstractNumId w:val="30"/>
  </w:num>
  <w:num w:numId="17">
    <w:abstractNumId w:val="9"/>
  </w:num>
  <w:num w:numId="18">
    <w:abstractNumId w:val="26"/>
  </w:num>
  <w:num w:numId="19">
    <w:abstractNumId w:val="22"/>
  </w:num>
  <w:num w:numId="20">
    <w:abstractNumId w:val="13"/>
  </w:num>
  <w:num w:numId="21">
    <w:abstractNumId w:val="31"/>
  </w:num>
  <w:num w:numId="22">
    <w:abstractNumId w:val="4"/>
  </w:num>
  <w:num w:numId="23">
    <w:abstractNumId w:val="19"/>
  </w:num>
  <w:num w:numId="24">
    <w:abstractNumId w:val="20"/>
  </w:num>
  <w:num w:numId="25">
    <w:abstractNumId w:val="12"/>
  </w:num>
  <w:num w:numId="26">
    <w:abstractNumId w:val="12"/>
    <w:lvlOverride w:ilvl="0">
      <w:startOverride w:val="1"/>
    </w:lvlOverride>
  </w:num>
  <w:num w:numId="27">
    <w:abstractNumId w:val="27"/>
  </w:num>
  <w:num w:numId="28">
    <w:abstractNumId w:val="5"/>
  </w:num>
  <w:num w:numId="29">
    <w:abstractNumId w:val="24"/>
  </w:num>
  <w:num w:numId="30">
    <w:abstractNumId w:val="6"/>
  </w:num>
  <w:num w:numId="31">
    <w:abstractNumId w:val="16"/>
  </w:num>
  <w:num w:numId="32">
    <w:abstractNumId w:val="11"/>
  </w:num>
  <w:num w:numId="33">
    <w:abstractNumId w:val="0"/>
  </w:num>
  <w:num w:numId="34">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tem Koltsov">
    <w15:presenceInfo w15:providerId="Windows Live" w15:userId="46d847b93419a5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BE7"/>
    <w:rsid w:val="00001A95"/>
    <w:rsid w:val="000039E8"/>
    <w:rsid w:val="0001076C"/>
    <w:rsid w:val="00023230"/>
    <w:rsid w:val="00024384"/>
    <w:rsid w:val="000328F2"/>
    <w:rsid w:val="00070304"/>
    <w:rsid w:val="000805C5"/>
    <w:rsid w:val="00080A85"/>
    <w:rsid w:val="000A4F2F"/>
    <w:rsid w:val="000A783A"/>
    <w:rsid w:val="000B61CF"/>
    <w:rsid w:val="000C4E5F"/>
    <w:rsid w:val="000C69AB"/>
    <w:rsid w:val="000D0648"/>
    <w:rsid w:val="000D7836"/>
    <w:rsid w:val="000E4C86"/>
    <w:rsid w:val="000F3108"/>
    <w:rsid w:val="000F49A7"/>
    <w:rsid w:val="001176C3"/>
    <w:rsid w:val="001320CE"/>
    <w:rsid w:val="00135E1D"/>
    <w:rsid w:val="0013609D"/>
    <w:rsid w:val="001402BA"/>
    <w:rsid w:val="00141EB8"/>
    <w:rsid w:val="00155EE1"/>
    <w:rsid w:val="001577EB"/>
    <w:rsid w:val="00161A02"/>
    <w:rsid w:val="00164315"/>
    <w:rsid w:val="00167DB6"/>
    <w:rsid w:val="001703B3"/>
    <w:rsid w:val="0017571A"/>
    <w:rsid w:val="001A5082"/>
    <w:rsid w:val="001B1178"/>
    <w:rsid w:val="001C5483"/>
    <w:rsid w:val="001C73DF"/>
    <w:rsid w:val="001D65FD"/>
    <w:rsid w:val="001E7BF0"/>
    <w:rsid w:val="001F39BC"/>
    <w:rsid w:val="001F4BD6"/>
    <w:rsid w:val="0020543D"/>
    <w:rsid w:val="00206BC9"/>
    <w:rsid w:val="00210470"/>
    <w:rsid w:val="00214BD7"/>
    <w:rsid w:val="0021563D"/>
    <w:rsid w:val="002217CA"/>
    <w:rsid w:val="002232E0"/>
    <w:rsid w:val="00242942"/>
    <w:rsid w:val="00261F18"/>
    <w:rsid w:val="00266B8D"/>
    <w:rsid w:val="002751C7"/>
    <w:rsid w:val="00286EB2"/>
    <w:rsid w:val="002937BD"/>
    <w:rsid w:val="002A3213"/>
    <w:rsid w:val="002C1805"/>
    <w:rsid w:val="002D369A"/>
    <w:rsid w:val="002D37BF"/>
    <w:rsid w:val="002D5B70"/>
    <w:rsid w:val="002E0858"/>
    <w:rsid w:val="002F4236"/>
    <w:rsid w:val="00305513"/>
    <w:rsid w:val="00311C57"/>
    <w:rsid w:val="00314239"/>
    <w:rsid w:val="00316E1A"/>
    <w:rsid w:val="00320661"/>
    <w:rsid w:val="00341F8B"/>
    <w:rsid w:val="00346A1D"/>
    <w:rsid w:val="00347DB2"/>
    <w:rsid w:val="0035380E"/>
    <w:rsid w:val="00363EA7"/>
    <w:rsid w:val="00374809"/>
    <w:rsid w:val="00374BE9"/>
    <w:rsid w:val="0038302A"/>
    <w:rsid w:val="00394B8B"/>
    <w:rsid w:val="003A1048"/>
    <w:rsid w:val="003A684A"/>
    <w:rsid w:val="003A759E"/>
    <w:rsid w:val="003B2D76"/>
    <w:rsid w:val="003E4721"/>
    <w:rsid w:val="003F3A4C"/>
    <w:rsid w:val="003F40C5"/>
    <w:rsid w:val="003F7691"/>
    <w:rsid w:val="0041552A"/>
    <w:rsid w:val="00421658"/>
    <w:rsid w:val="004255AC"/>
    <w:rsid w:val="004343F9"/>
    <w:rsid w:val="00441A93"/>
    <w:rsid w:val="00461A28"/>
    <w:rsid w:val="0047344D"/>
    <w:rsid w:val="004965A7"/>
    <w:rsid w:val="004972B3"/>
    <w:rsid w:val="004D2227"/>
    <w:rsid w:val="004E4626"/>
    <w:rsid w:val="004E4A7B"/>
    <w:rsid w:val="00526F9E"/>
    <w:rsid w:val="00547D1F"/>
    <w:rsid w:val="0057188F"/>
    <w:rsid w:val="00577F20"/>
    <w:rsid w:val="005867AC"/>
    <w:rsid w:val="00587EB8"/>
    <w:rsid w:val="00590619"/>
    <w:rsid w:val="00594423"/>
    <w:rsid w:val="00595F53"/>
    <w:rsid w:val="005A2470"/>
    <w:rsid w:val="005A5BEC"/>
    <w:rsid w:val="005C0FB7"/>
    <w:rsid w:val="005D71BF"/>
    <w:rsid w:val="005F5497"/>
    <w:rsid w:val="005F5C13"/>
    <w:rsid w:val="006070AD"/>
    <w:rsid w:val="0061555A"/>
    <w:rsid w:val="00623ABE"/>
    <w:rsid w:val="006411F2"/>
    <w:rsid w:val="006459F1"/>
    <w:rsid w:val="00647535"/>
    <w:rsid w:val="0065257E"/>
    <w:rsid w:val="00691415"/>
    <w:rsid w:val="00695E84"/>
    <w:rsid w:val="006A3659"/>
    <w:rsid w:val="006A51A5"/>
    <w:rsid w:val="006D028C"/>
    <w:rsid w:val="006E0ED5"/>
    <w:rsid w:val="006E3766"/>
    <w:rsid w:val="006F0228"/>
    <w:rsid w:val="00711AF2"/>
    <w:rsid w:val="007134E3"/>
    <w:rsid w:val="00727E3D"/>
    <w:rsid w:val="007311BD"/>
    <w:rsid w:val="007316AC"/>
    <w:rsid w:val="00742CB1"/>
    <w:rsid w:val="00750FB9"/>
    <w:rsid w:val="00771B15"/>
    <w:rsid w:val="00777BFE"/>
    <w:rsid w:val="00785A6B"/>
    <w:rsid w:val="00793B31"/>
    <w:rsid w:val="007A7A3E"/>
    <w:rsid w:val="007C3753"/>
    <w:rsid w:val="007D3813"/>
    <w:rsid w:val="007E0075"/>
    <w:rsid w:val="00806BCA"/>
    <w:rsid w:val="00830436"/>
    <w:rsid w:val="00832658"/>
    <w:rsid w:val="008350BE"/>
    <w:rsid w:val="008355E4"/>
    <w:rsid w:val="0085404E"/>
    <w:rsid w:val="00897B9A"/>
    <w:rsid w:val="008B423C"/>
    <w:rsid w:val="008C79C9"/>
    <w:rsid w:val="008E1BD5"/>
    <w:rsid w:val="00902F61"/>
    <w:rsid w:val="00903ED5"/>
    <w:rsid w:val="00907447"/>
    <w:rsid w:val="0091319D"/>
    <w:rsid w:val="009145AE"/>
    <w:rsid w:val="00914BE7"/>
    <w:rsid w:val="00921218"/>
    <w:rsid w:val="00926076"/>
    <w:rsid w:val="009327FA"/>
    <w:rsid w:val="0093499B"/>
    <w:rsid w:val="009364C4"/>
    <w:rsid w:val="0094351C"/>
    <w:rsid w:val="00950323"/>
    <w:rsid w:val="00952258"/>
    <w:rsid w:val="00962839"/>
    <w:rsid w:val="009720DD"/>
    <w:rsid w:val="0097724B"/>
    <w:rsid w:val="009835D5"/>
    <w:rsid w:val="00997E0C"/>
    <w:rsid w:val="009B4C65"/>
    <w:rsid w:val="009C44AB"/>
    <w:rsid w:val="009D40B3"/>
    <w:rsid w:val="009E267A"/>
    <w:rsid w:val="009E2E25"/>
    <w:rsid w:val="009E4D2B"/>
    <w:rsid w:val="009E691E"/>
    <w:rsid w:val="009F27B0"/>
    <w:rsid w:val="009F4ECD"/>
    <w:rsid w:val="00A01E90"/>
    <w:rsid w:val="00A0258F"/>
    <w:rsid w:val="00A05FA3"/>
    <w:rsid w:val="00A12288"/>
    <w:rsid w:val="00A12C25"/>
    <w:rsid w:val="00A21D78"/>
    <w:rsid w:val="00A258FD"/>
    <w:rsid w:val="00A51989"/>
    <w:rsid w:val="00A5357A"/>
    <w:rsid w:val="00A53E76"/>
    <w:rsid w:val="00A7476C"/>
    <w:rsid w:val="00AC0BC7"/>
    <w:rsid w:val="00AC6C80"/>
    <w:rsid w:val="00AD570E"/>
    <w:rsid w:val="00AE45E9"/>
    <w:rsid w:val="00B04C3A"/>
    <w:rsid w:val="00B203F8"/>
    <w:rsid w:val="00B2055B"/>
    <w:rsid w:val="00B27494"/>
    <w:rsid w:val="00B33909"/>
    <w:rsid w:val="00B36F53"/>
    <w:rsid w:val="00B652E0"/>
    <w:rsid w:val="00B66190"/>
    <w:rsid w:val="00B714FF"/>
    <w:rsid w:val="00B7543E"/>
    <w:rsid w:val="00B834D2"/>
    <w:rsid w:val="00BB284B"/>
    <w:rsid w:val="00BC51AB"/>
    <w:rsid w:val="00BD1483"/>
    <w:rsid w:val="00BD6FF6"/>
    <w:rsid w:val="00BE638B"/>
    <w:rsid w:val="00BF5097"/>
    <w:rsid w:val="00C21879"/>
    <w:rsid w:val="00C449EC"/>
    <w:rsid w:val="00C55CA1"/>
    <w:rsid w:val="00C87C40"/>
    <w:rsid w:val="00CA5F78"/>
    <w:rsid w:val="00CD179E"/>
    <w:rsid w:val="00D00977"/>
    <w:rsid w:val="00D02393"/>
    <w:rsid w:val="00D1449D"/>
    <w:rsid w:val="00D159F3"/>
    <w:rsid w:val="00D22722"/>
    <w:rsid w:val="00D304D5"/>
    <w:rsid w:val="00D356D8"/>
    <w:rsid w:val="00D52C78"/>
    <w:rsid w:val="00D64655"/>
    <w:rsid w:val="00D77C8B"/>
    <w:rsid w:val="00D8750F"/>
    <w:rsid w:val="00D93AB3"/>
    <w:rsid w:val="00D97D43"/>
    <w:rsid w:val="00DA0996"/>
    <w:rsid w:val="00DB74CA"/>
    <w:rsid w:val="00DC46D8"/>
    <w:rsid w:val="00DC4C8E"/>
    <w:rsid w:val="00DF46B3"/>
    <w:rsid w:val="00E06387"/>
    <w:rsid w:val="00E0663E"/>
    <w:rsid w:val="00E06876"/>
    <w:rsid w:val="00E1053C"/>
    <w:rsid w:val="00E1242B"/>
    <w:rsid w:val="00E1718E"/>
    <w:rsid w:val="00E2531F"/>
    <w:rsid w:val="00E31F87"/>
    <w:rsid w:val="00E50FBA"/>
    <w:rsid w:val="00E567AB"/>
    <w:rsid w:val="00E56C28"/>
    <w:rsid w:val="00E62EE4"/>
    <w:rsid w:val="00E64C61"/>
    <w:rsid w:val="00E8529C"/>
    <w:rsid w:val="00E93059"/>
    <w:rsid w:val="00EA615A"/>
    <w:rsid w:val="00EA6C4C"/>
    <w:rsid w:val="00EB0214"/>
    <w:rsid w:val="00EB0C33"/>
    <w:rsid w:val="00EB5852"/>
    <w:rsid w:val="00EC5D92"/>
    <w:rsid w:val="00ED6B6C"/>
    <w:rsid w:val="00ED7288"/>
    <w:rsid w:val="00EF0971"/>
    <w:rsid w:val="00EF79AA"/>
    <w:rsid w:val="00F02E09"/>
    <w:rsid w:val="00F21475"/>
    <w:rsid w:val="00F3247E"/>
    <w:rsid w:val="00F32A68"/>
    <w:rsid w:val="00F36370"/>
    <w:rsid w:val="00F43C2F"/>
    <w:rsid w:val="00F47F26"/>
    <w:rsid w:val="00F51D1A"/>
    <w:rsid w:val="00F61A49"/>
    <w:rsid w:val="00F814DE"/>
    <w:rsid w:val="00F902C2"/>
    <w:rsid w:val="00FB7B65"/>
    <w:rsid w:val="00FD79C6"/>
    <w:rsid w:val="00FE0299"/>
    <w:rsid w:val="00FE21B0"/>
    <w:rsid w:val="00FF5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D0988"/>
  <w15:docId w15:val="{08872139-3DD1-4865-93DD-2C37EA5AD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ГОСТ  times new roman 14 1.5"/>
    <w:qFormat/>
    <w:rsid w:val="00A21D78"/>
    <w:pPr>
      <w:spacing w:line="360" w:lineRule="auto"/>
      <w:jc w:val="both"/>
    </w:pPr>
    <w:rPr>
      <w:rFonts w:ascii="Times New Roman" w:hAnsi="Times New Roman"/>
      <w:sz w:val="28"/>
      <w:lang w:val="ru-RU"/>
    </w:rPr>
  </w:style>
  <w:style w:type="paragraph" w:styleId="Heading1">
    <w:name w:val="heading 1"/>
    <w:basedOn w:val="Normal"/>
    <w:next w:val="Normal"/>
    <w:link w:val="Heading1Char"/>
    <w:autoRedefine/>
    <w:uiPriority w:val="9"/>
    <w:qFormat/>
    <w:rsid w:val="00A53E76"/>
    <w:pPr>
      <w:keepNext/>
      <w:keepLines/>
      <w:spacing w:before="240" w:after="0"/>
      <w:ind w:left="644"/>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53E76"/>
    <w:pPr>
      <w:keepNext/>
      <w:keepLines/>
      <w:numPr>
        <w:numId w:val="25"/>
      </w:numPr>
      <w:spacing w:before="40" w:after="80"/>
      <w:jc w:val="center"/>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459F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8304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E76"/>
    <w:rPr>
      <w:rFonts w:ascii="Times New Roman" w:eastAsiaTheme="majorEastAsia" w:hAnsi="Times New Roman" w:cstheme="majorBidi"/>
      <w:b/>
      <w:sz w:val="32"/>
      <w:szCs w:val="32"/>
      <w:lang w:val="ru-RU"/>
    </w:rPr>
  </w:style>
  <w:style w:type="paragraph" w:styleId="Caption">
    <w:name w:val="caption"/>
    <w:basedOn w:val="Normal"/>
    <w:next w:val="Normal"/>
    <w:uiPriority w:val="99"/>
    <w:unhideWhenUsed/>
    <w:qFormat/>
    <w:rsid w:val="00577F20"/>
    <w:pPr>
      <w:spacing w:after="200" w:line="240" w:lineRule="auto"/>
      <w:jc w:val="center"/>
    </w:pPr>
    <w:rPr>
      <w:i/>
      <w:iCs/>
      <w:color w:val="44546A" w:themeColor="text2"/>
      <w:sz w:val="22"/>
      <w:szCs w:val="18"/>
    </w:rPr>
  </w:style>
  <w:style w:type="character" w:styleId="Hyperlink">
    <w:name w:val="Hyperlink"/>
    <w:basedOn w:val="DefaultParagraphFont"/>
    <w:uiPriority w:val="99"/>
    <w:unhideWhenUsed/>
    <w:rsid w:val="001A5082"/>
    <w:rPr>
      <w:color w:val="0563C1" w:themeColor="hyperlink"/>
      <w:u w:val="single"/>
    </w:rPr>
  </w:style>
  <w:style w:type="character" w:styleId="CommentReference">
    <w:name w:val="annotation reference"/>
    <w:basedOn w:val="DefaultParagraphFont"/>
    <w:uiPriority w:val="99"/>
    <w:semiHidden/>
    <w:unhideWhenUsed/>
    <w:rsid w:val="00BF5097"/>
    <w:rPr>
      <w:sz w:val="16"/>
      <w:szCs w:val="16"/>
    </w:rPr>
  </w:style>
  <w:style w:type="paragraph" w:styleId="CommentText">
    <w:name w:val="annotation text"/>
    <w:basedOn w:val="Normal"/>
    <w:link w:val="CommentTextChar"/>
    <w:uiPriority w:val="99"/>
    <w:unhideWhenUsed/>
    <w:rsid w:val="00BF5097"/>
    <w:pPr>
      <w:spacing w:line="240" w:lineRule="auto"/>
    </w:pPr>
    <w:rPr>
      <w:sz w:val="20"/>
      <w:szCs w:val="20"/>
    </w:rPr>
  </w:style>
  <w:style w:type="character" w:customStyle="1" w:styleId="CommentTextChar">
    <w:name w:val="Comment Text Char"/>
    <w:basedOn w:val="DefaultParagraphFont"/>
    <w:link w:val="CommentText"/>
    <w:uiPriority w:val="99"/>
    <w:rsid w:val="00BF5097"/>
    <w:rPr>
      <w:sz w:val="20"/>
      <w:szCs w:val="20"/>
    </w:rPr>
  </w:style>
  <w:style w:type="paragraph" w:styleId="CommentSubject">
    <w:name w:val="annotation subject"/>
    <w:basedOn w:val="CommentText"/>
    <w:next w:val="CommentText"/>
    <w:link w:val="CommentSubjectChar"/>
    <w:uiPriority w:val="99"/>
    <w:semiHidden/>
    <w:unhideWhenUsed/>
    <w:rsid w:val="00BF5097"/>
    <w:rPr>
      <w:b/>
      <w:bCs/>
    </w:rPr>
  </w:style>
  <w:style w:type="character" w:customStyle="1" w:styleId="CommentSubjectChar">
    <w:name w:val="Comment Subject Char"/>
    <w:basedOn w:val="CommentTextChar"/>
    <w:link w:val="CommentSubject"/>
    <w:uiPriority w:val="99"/>
    <w:semiHidden/>
    <w:rsid w:val="00BF5097"/>
    <w:rPr>
      <w:b/>
      <w:bCs/>
      <w:sz w:val="20"/>
      <w:szCs w:val="20"/>
    </w:rPr>
  </w:style>
  <w:style w:type="paragraph" w:styleId="BalloonText">
    <w:name w:val="Balloon Text"/>
    <w:basedOn w:val="Normal"/>
    <w:link w:val="BalloonTextChar"/>
    <w:uiPriority w:val="99"/>
    <w:semiHidden/>
    <w:unhideWhenUsed/>
    <w:rsid w:val="00BF50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5097"/>
    <w:rPr>
      <w:rFonts w:ascii="Segoe UI" w:hAnsi="Segoe UI" w:cs="Segoe UI"/>
      <w:sz w:val="18"/>
      <w:szCs w:val="18"/>
    </w:rPr>
  </w:style>
  <w:style w:type="paragraph" w:styleId="ListParagraph">
    <w:name w:val="List Paragraph"/>
    <w:basedOn w:val="Normal"/>
    <w:uiPriority w:val="34"/>
    <w:qFormat/>
    <w:rsid w:val="00EB0C33"/>
    <w:pPr>
      <w:ind w:left="720"/>
      <w:contextualSpacing/>
    </w:pPr>
  </w:style>
  <w:style w:type="character" w:styleId="PlaceholderText">
    <w:name w:val="Placeholder Text"/>
    <w:basedOn w:val="DefaultParagraphFont"/>
    <w:uiPriority w:val="99"/>
    <w:semiHidden/>
    <w:rsid w:val="009145AE"/>
    <w:rPr>
      <w:color w:val="808080"/>
    </w:rPr>
  </w:style>
  <w:style w:type="character" w:customStyle="1" w:styleId="Heading2Char">
    <w:name w:val="Heading 2 Char"/>
    <w:basedOn w:val="DefaultParagraphFont"/>
    <w:link w:val="Heading2"/>
    <w:uiPriority w:val="9"/>
    <w:rsid w:val="00A53E76"/>
    <w:rPr>
      <w:rFonts w:ascii="Times New Roman" w:eastAsiaTheme="majorEastAsia" w:hAnsi="Times New Roman" w:cstheme="majorBidi"/>
      <w:sz w:val="32"/>
      <w:szCs w:val="26"/>
      <w:lang w:val="ru-RU"/>
    </w:rPr>
  </w:style>
  <w:style w:type="paragraph" w:styleId="FootnoteText">
    <w:name w:val="footnote text"/>
    <w:basedOn w:val="Normal"/>
    <w:link w:val="FootnoteTextChar"/>
    <w:uiPriority w:val="99"/>
    <w:semiHidden/>
    <w:unhideWhenUsed/>
    <w:rsid w:val="002A32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3213"/>
    <w:rPr>
      <w:rFonts w:ascii="Times New Roman" w:hAnsi="Times New Roman"/>
      <w:sz w:val="20"/>
      <w:szCs w:val="20"/>
      <w:lang w:val="ru-RU"/>
    </w:rPr>
  </w:style>
  <w:style w:type="character" w:styleId="FootnoteReference">
    <w:name w:val="footnote reference"/>
    <w:basedOn w:val="DefaultParagraphFont"/>
    <w:uiPriority w:val="99"/>
    <w:semiHidden/>
    <w:unhideWhenUsed/>
    <w:rsid w:val="002A3213"/>
    <w:rPr>
      <w:vertAlign w:val="superscript"/>
    </w:rPr>
  </w:style>
  <w:style w:type="paragraph" w:styleId="EndnoteText">
    <w:name w:val="endnote text"/>
    <w:basedOn w:val="Normal"/>
    <w:link w:val="EndnoteTextChar"/>
    <w:uiPriority w:val="99"/>
    <w:semiHidden/>
    <w:unhideWhenUsed/>
    <w:rsid w:val="002A32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3213"/>
    <w:rPr>
      <w:rFonts w:ascii="Times New Roman" w:hAnsi="Times New Roman"/>
      <w:sz w:val="20"/>
      <w:szCs w:val="20"/>
      <w:lang w:val="ru-RU"/>
    </w:rPr>
  </w:style>
  <w:style w:type="character" w:styleId="EndnoteReference">
    <w:name w:val="endnote reference"/>
    <w:basedOn w:val="DefaultParagraphFont"/>
    <w:uiPriority w:val="99"/>
    <w:semiHidden/>
    <w:unhideWhenUsed/>
    <w:rsid w:val="002A3213"/>
    <w:rPr>
      <w:vertAlign w:val="superscript"/>
    </w:rPr>
  </w:style>
  <w:style w:type="paragraph" w:styleId="Title">
    <w:name w:val="Title"/>
    <w:basedOn w:val="Normal"/>
    <w:next w:val="Normal"/>
    <w:link w:val="TitleChar"/>
    <w:uiPriority w:val="10"/>
    <w:qFormat/>
    <w:rsid w:val="00C449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9EC"/>
    <w:rPr>
      <w:rFonts w:asciiTheme="majorHAnsi" w:eastAsiaTheme="majorEastAsia" w:hAnsiTheme="majorHAnsi" w:cstheme="majorBidi"/>
      <w:spacing w:val="-10"/>
      <w:kern w:val="28"/>
      <w:sz w:val="56"/>
      <w:szCs w:val="56"/>
      <w:lang w:val="ru-RU"/>
    </w:rPr>
  </w:style>
  <w:style w:type="character" w:customStyle="1" w:styleId="Heading3Char">
    <w:name w:val="Heading 3 Char"/>
    <w:basedOn w:val="DefaultParagraphFont"/>
    <w:link w:val="Heading3"/>
    <w:uiPriority w:val="9"/>
    <w:rsid w:val="006459F1"/>
    <w:rPr>
      <w:rFonts w:asciiTheme="majorHAnsi" w:eastAsiaTheme="majorEastAsia" w:hAnsiTheme="majorHAnsi" w:cstheme="majorBidi"/>
      <w:color w:val="1F4D78" w:themeColor="accent1" w:themeShade="7F"/>
      <w:sz w:val="24"/>
      <w:szCs w:val="24"/>
      <w:lang w:val="ru-RU"/>
    </w:rPr>
  </w:style>
  <w:style w:type="character" w:customStyle="1" w:styleId="Heading4Char">
    <w:name w:val="Heading 4 Char"/>
    <w:basedOn w:val="DefaultParagraphFont"/>
    <w:link w:val="Heading4"/>
    <w:uiPriority w:val="9"/>
    <w:semiHidden/>
    <w:rsid w:val="00830436"/>
    <w:rPr>
      <w:rFonts w:asciiTheme="majorHAnsi" w:eastAsiaTheme="majorEastAsia" w:hAnsiTheme="majorHAnsi" w:cstheme="majorBidi"/>
      <w:i/>
      <w:iCs/>
      <w:color w:val="2E74B5" w:themeColor="accent1" w:themeShade="BF"/>
      <w:sz w:val="24"/>
      <w:lang w:val="ru-RU"/>
    </w:rPr>
  </w:style>
  <w:style w:type="paragraph" w:styleId="TOCHeading">
    <w:name w:val="TOC Heading"/>
    <w:basedOn w:val="Heading1"/>
    <w:next w:val="Normal"/>
    <w:uiPriority w:val="39"/>
    <w:unhideWhenUsed/>
    <w:qFormat/>
    <w:rsid w:val="00DB74CA"/>
    <w:pPr>
      <w:spacing w:line="259" w:lineRule="auto"/>
      <w:ind w:left="0"/>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DB74CA"/>
    <w:pPr>
      <w:spacing w:after="100"/>
    </w:pPr>
  </w:style>
  <w:style w:type="paragraph" w:styleId="TOC2">
    <w:name w:val="toc 2"/>
    <w:basedOn w:val="Normal"/>
    <w:next w:val="Normal"/>
    <w:autoRedefine/>
    <w:uiPriority w:val="39"/>
    <w:unhideWhenUsed/>
    <w:rsid w:val="00926076"/>
    <w:pPr>
      <w:tabs>
        <w:tab w:val="left" w:pos="720"/>
        <w:tab w:val="right" w:leader="dot" w:pos="9345"/>
      </w:tabs>
      <w:spacing w:after="100"/>
      <w:ind w:left="240"/>
    </w:pPr>
  </w:style>
  <w:style w:type="paragraph" w:styleId="Header">
    <w:name w:val="header"/>
    <w:basedOn w:val="Normal"/>
    <w:link w:val="HeaderChar"/>
    <w:uiPriority w:val="99"/>
    <w:unhideWhenUsed/>
    <w:rsid w:val="00DB74CA"/>
    <w:pPr>
      <w:tabs>
        <w:tab w:val="center" w:pos="4844"/>
        <w:tab w:val="right" w:pos="9689"/>
      </w:tabs>
      <w:spacing w:after="0" w:line="240" w:lineRule="auto"/>
    </w:pPr>
  </w:style>
  <w:style w:type="character" w:customStyle="1" w:styleId="HeaderChar">
    <w:name w:val="Header Char"/>
    <w:basedOn w:val="DefaultParagraphFont"/>
    <w:link w:val="Header"/>
    <w:uiPriority w:val="99"/>
    <w:rsid w:val="00DB74CA"/>
    <w:rPr>
      <w:rFonts w:ascii="Times New Roman" w:hAnsi="Times New Roman"/>
      <w:sz w:val="24"/>
      <w:lang w:val="ru-RU"/>
    </w:rPr>
  </w:style>
  <w:style w:type="paragraph" w:styleId="Footer">
    <w:name w:val="footer"/>
    <w:basedOn w:val="Normal"/>
    <w:link w:val="FooterChar"/>
    <w:uiPriority w:val="99"/>
    <w:unhideWhenUsed/>
    <w:rsid w:val="00DB74CA"/>
    <w:pPr>
      <w:tabs>
        <w:tab w:val="center" w:pos="4844"/>
        <w:tab w:val="right" w:pos="9689"/>
      </w:tabs>
      <w:spacing w:after="0" w:line="240" w:lineRule="auto"/>
    </w:pPr>
  </w:style>
  <w:style w:type="character" w:customStyle="1" w:styleId="FooterChar">
    <w:name w:val="Footer Char"/>
    <w:basedOn w:val="DefaultParagraphFont"/>
    <w:link w:val="Footer"/>
    <w:uiPriority w:val="99"/>
    <w:rsid w:val="00DB74CA"/>
    <w:rPr>
      <w:rFonts w:ascii="Times New Roman" w:hAnsi="Times New Roman"/>
      <w:sz w:val="24"/>
      <w:lang w:val="ru-RU"/>
    </w:rPr>
  </w:style>
  <w:style w:type="table" w:styleId="TableGrid">
    <w:name w:val="Table Grid"/>
    <w:basedOn w:val="TableNormal"/>
    <w:uiPriority w:val="39"/>
    <w:rsid w:val="00D144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link w:val="codeChar"/>
    <w:qFormat/>
    <w:rsid w:val="00962839"/>
    <w:pPr>
      <w:spacing w:line="240" w:lineRule="auto"/>
    </w:pPr>
    <w:rPr>
      <w:rFonts w:ascii="Courier New" w:hAnsi="Courier New"/>
      <w:sz w:val="20"/>
      <w:lang w:val="en-US"/>
    </w:rPr>
  </w:style>
  <w:style w:type="character" w:customStyle="1" w:styleId="codeChar">
    <w:name w:val="code Char"/>
    <w:basedOn w:val="DefaultParagraphFont"/>
    <w:link w:val="code"/>
    <w:rsid w:val="00962839"/>
    <w:rPr>
      <w:rFonts w:ascii="Courier New" w:hAnsi="Courier New"/>
      <w:sz w:val="20"/>
    </w:rPr>
  </w:style>
  <w:style w:type="paragraph" w:styleId="NoSpacing">
    <w:name w:val="No Spacing"/>
    <w:uiPriority w:val="1"/>
    <w:qFormat/>
    <w:rsid w:val="003F40C5"/>
    <w:pPr>
      <w:spacing w:after="0" w:line="240" w:lineRule="auto"/>
    </w:pPr>
    <w:rPr>
      <w:rFonts w:ascii="Times New Roman" w:hAnsi="Times New Roman"/>
      <w:sz w:val="24"/>
      <w:lang w:val="ru-RU"/>
    </w:rPr>
  </w:style>
  <w:style w:type="character" w:styleId="FollowedHyperlink">
    <w:name w:val="FollowedHyperlink"/>
    <w:basedOn w:val="DefaultParagraphFont"/>
    <w:uiPriority w:val="99"/>
    <w:semiHidden/>
    <w:unhideWhenUsed/>
    <w:rsid w:val="003A10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54806">
      <w:bodyDiv w:val="1"/>
      <w:marLeft w:val="0"/>
      <w:marRight w:val="0"/>
      <w:marTop w:val="0"/>
      <w:marBottom w:val="0"/>
      <w:divBdr>
        <w:top w:val="none" w:sz="0" w:space="0" w:color="auto"/>
        <w:left w:val="none" w:sz="0" w:space="0" w:color="auto"/>
        <w:bottom w:val="none" w:sz="0" w:space="0" w:color="auto"/>
        <w:right w:val="none" w:sz="0" w:space="0" w:color="auto"/>
      </w:divBdr>
    </w:div>
    <w:div w:id="312486518">
      <w:bodyDiv w:val="1"/>
      <w:marLeft w:val="0"/>
      <w:marRight w:val="0"/>
      <w:marTop w:val="0"/>
      <w:marBottom w:val="0"/>
      <w:divBdr>
        <w:top w:val="none" w:sz="0" w:space="0" w:color="auto"/>
        <w:left w:val="none" w:sz="0" w:space="0" w:color="auto"/>
        <w:bottom w:val="none" w:sz="0" w:space="0" w:color="auto"/>
        <w:right w:val="none" w:sz="0" w:space="0" w:color="auto"/>
      </w:divBdr>
    </w:div>
    <w:div w:id="315765778">
      <w:bodyDiv w:val="1"/>
      <w:marLeft w:val="0"/>
      <w:marRight w:val="0"/>
      <w:marTop w:val="0"/>
      <w:marBottom w:val="0"/>
      <w:divBdr>
        <w:top w:val="none" w:sz="0" w:space="0" w:color="auto"/>
        <w:left w:val="none" w:sz="0" w:space="0" w:color="auto"/>
        <w:bottom w:val="none" w:sz="0" w:space="0" w:color="auto"/>
        <w:right w:val="none" w:sz="0" w:space="0" w:color="auto"/>
      </w:divBdr>
    </w:div>
    <w:div w:id="390471714">
      <w:bodyDiv w:val="1"/>
      <w:marLeft w:val="0"/>
      <w:marRight w:val="0"/>
      <w:marTop w:val="0"/>
      <w:marBottom w:val="0"/>
      <w:divBdr>
        <w:top w:val="none" w:sz="0" w:space="0" w:color="auto"/>
        <w:left w:val="none" w:sz="0" w:space="0" w:color="auto"/>
        <w:bottom w:val="none" w:sz="0" w:space="0" w:color="auto"/>
        <w:right w:val="none" w:sz="0" w:space="0" w:color="auto"/>
      </w:divBdr>
    </w:div>
    <w:div w:id="454250598">
      <w:bodyDiv w:val="1"/>
      <w:marLeft w:val="0"/>
      <w:marRight w:val="0"/>
      <w:marTop w:val="0"/>
      <w:marBottom w:val="0"/>
      <w:divBdr>
        <w:top w:val="none" w:sz="0" w:space="0" w:color="auto"/>
        <w:left w:val="none" w:sz="0" w:space="0" w:color="auto"/>
        <w:bottom w:val="none" w:sz="0" w:space="0" w:color="auto"/>
        <w:right w:val="none" w:sz="0" w:space="0" w:color="auto"/>
      </w:divBdr>
    </w:div>
    <w:div w:id="591355817">
      <w:bodyDiv w:val="1"/>
      <w:marLeft w:val="0"/>
      <w:marRight w:val="0"/>
      <w:marTop w:val="0"/>
      <w:marBottom w:val="0"/>
      <w:divBdr>
        <w:top w:val="none" w:sz="0" w:space="0" w:color="auto"/>
        <w:left w:val="none" w:sz="0" w:space="0" w:color="auto"/>
        <w:bottom w:val="none" w:sz="0" w:space="0" w:color="auto"/>
        <w:right w:val="none" w:sz="0" w:space="0" w:color="auto"/>
      </w:divBdr>
    </w:div>
    <w:div w:id="629635017">
      <w:bodyDiv w:val="1"/>
      <w:marLeft w:val="0"/>
      <w:marRight w:val="0"/>
      <w:marTop w:val="0"/>
      <w:marBottom w:val="0"/>
      <w:divBdr>
        <w:top w:val="none" w:sz="0" w:space="0" w:color="auto"/>
        <w:left w:val="none" w:sz="0" w:space="0" w:color="auto"/>
        <w:bottom w:val="none" w:sz="0" w:space="0" w:color="auto"/>
        <w:right w:val="none" w:sz="0" w:space="0" w:color="auto"/>
      </w:divBdr>
      <w:divsChild>
        <w:div w:id="1844004598">
          <w:marLeft w:val="0"/>
          <w:marRight w:val="0"/>
          <w:marTop w:val="0"/>
          <w:marBottom w:val="75"/>
          <w:divBdr>
            <w:top w:val="single" w:sz="6" w:space="4" w:color="A0A0A0"/>
            <w:left w:val="single" w:sz="6" w:space="4" w:color="A0A0A0"/>
            <w:bottom w:val="single" w:sz="6" w:space="4" w:color="A0A0A0"/>
            <w:right w:val="single" w:sz="6" w:space="4" w:color="A0A0A0"/>
          </w:divBdr>
        </w:div>
        <w:div w:id="1624460227">
          <w:marLeft w:val="0"/>
          <w:marRight w:val="0"/>
          <w:marTop w:val="0"/>
          <w:marBottom w:val="75"/>
          <w:divBdr>
            <w:top w:val="single" w:sz="6" w:space="4" w:color="A0A0A0"/>
            <w:left w:val="single" w:sz="6" w:space="4" w:color="A0A0A0"/>
            <w:bottom w:val="single" w:sz="6" w:space="4" w:color="A0A0A0"/>
            <w:right w:val="single" w:sz="6" w:space="4" w:color="A0A0A0"/>
          </w:divBdr>
        </w:div>
      </w:divsChild>
    </w:div>
    <w:div w:id="657152596">
      <w:bodyDiv w:val="1"/>
      <w:marLeft w:val="0"/>
      <w:marRight w:val="0"/>
      <w:marTop w:val="0"/>
      <w:marBottom w:val="0"/>
      <w:divBdr>
        <w:top w:val="none" w:sz="0" w:space="0" w:color="auto"/>
        <w:left w:val="none" w:sz="0" w:space="0" w:color="auto"/>
        <w:bottom w:val="none" w:sz="0" w:space="0" w:color="auto"/>
        <w:right w:val="none" w:sz="0" w:space="0" w:color="auto"/>
      </w:divBdr>
      <w:divsChild>
        <w:div w:id="1033648080">
          <w:marLeft w:val="0"/>
          <w:marRight w:val="0"/>
          <w:marTop w:val="75"/>
          <w:marBottom w:val="0"/>
          <w:divBdr>
            <w:top w:val="none" w:sz="0" w:space="0" w:color="auto"/>
            <w:left w:val="none" w:sz="0" w:space="0" w:color="auto"/>
            <w:bottom w:val="none" w:sz="0" w:space="0" w:color="auto"/>
            <w:right w:val="none" w:sz="0" w:space="0" w:color="auto"/>
          </w:divBdr>
          <w:divsChild>
            <w:div w:id="640576511">
              <w:marLeft w:val="0"/>
              <w:marRight w:val="0"/>
              <w:marTop w:val="0"/>
              <w:marBottom w:val="0"/>
              <w:divBdr>
                <w:top w:val="none" w:sz="0" w:space="0" w:color="auto"/>
                <w:left w:val="none" w:sz="0" w:space="0" w:color="auto"/>
                <w:bottom w:val="none" w:sz="0" w:space="0" w:color="auto"/>
                <w:right w:val="none" w:sz="0" w:space="0" w:color="auto"/>
              </w:divBdr>
              <w:divsChild>
                <w:div w:id="19550453">
                  <w:marLeft w:val="0"/>
                  <w:marRight w:val="0"/>
                  <w:marTop w:val="0"/>
                  <w:marBottom w:val="150"/>
                  <w:divBdr>
                    <w:top w:val="none" w:sz="0" w:space="0" w:color="auto"/>
                    <w:left w:val="none" w:sz="0" w:space="0" w:color="auto"/>
                    <w:bottom w:val="none" w:sz="0" w:space="0" w:color="auto"/>
                    <w:right w:val="none" w:sz="0" w:space="0" w:color="auto"/>
                  </w:divBdr>
                </w:div>
                <w:div w:id="2091385006">
                  <w:marLeft w:val="0"/>
                  <w:marRight w:val="0"/>
                  <w:marTop w:val="0"/>
                  <w:marBottom w:val="0"/>
                  <w:divBdr>
                    <w:top w:val="none" w:sz="0" w:space="0" w:color="auto"/>
                    <w:left w:val="none" w:sz="0" w:space="0" w:color="auto"/>
                    <w:bottom w:val="none" w:sz="0" w:space="0" w:color="auto"/>
                    <w:right w:val="none" w:sz="0" w:space="0" w:color="auto"/>
                  </w:divBdr>
                  <w:divsChild>
                    <w:div w:id="1648390749">
                      <w:marLeft w:val="0"/>
                      <w:marRight w:val="0"/>
                      <w:marTop w:val="0"/>
                      <w:marBottom w:val="0"/>
                      <w:divBdr>
                        <w:top w:val="single" w:sz="6" w:space="0" w:color="E5E5E5"/>
                        <w:left w:val="single" w:sz="6" w:space="8" w:color="E5E5E5"/>
                        <w:bottom w:val="single" w:sz="6" w:space="0" w:color="E5E5E5"/>
                        <w:right w:val="single" w:sz="6" w:space="8" w:color="E5E5E5"/>
                      </w:divBdr>
                      <w:divsChild>
                        <w:div w:id="1607155956">
                          <w:marLeft w:val="0"/>
                          <w:marRight w:val="390"/>
                          <w:marTop w:val="90"/>
                          <w:marBottom w:val="90"/>
                          <w:divBdr>
                            <w:top w:val="none" w:sz="0" w:space="0" w:color="auto"/>
                            <w:left w:val="none" w:sz="0" w:space="0" w:color="auto"/>
                            <w:bottom w:val="none" w:sz="0" w:space="0" w:color="auto"/>
                            <w:right w:val="none" w:sz="0" w:space="0" w:color="auto"/>
                          </w:divBdr>
                          <w:divsChild>
                            <w:div w:id="1052774347">
                              <w:marLeft w:val="0"/>
                              <w:marRight w:val="0"/>
                              <w:marTop w:val="15"/>
                              <w:marBottom w:val="0"/>
                              <w:divBdr>
                                <w:top w:val="none" w:sz="0" w:space="0" w:color="auto"/>
                                <w:left w:val="none" w:sz="0" w:space="0" w:color="auto"/>
                                <w:bottom w:val="none" w:sz="0" w:space="0" w:color="auto"/>
                                <w:right w:val="none" w:sz="0" w:space="0" w:color="auto"/>
                              </w:divBdr>
                            </w:div>
                          </w:divsChild>
                        </w:div>
                        <w:div w:id="1779106225">
                          <w:marLeft w:val="0"/>
                          <w:marRight w:val="300"/>
                          <w:marTop w:val="0"/>
                          <w:marBottom w:val="0"/>
                          <w:divBdr>
                            <w:top w:val="none" w:sz="0" w:space="0" w:color="auto"/>
                            <w:left w:val="none" w:sz="0" w:space="0" w:color="auto"/>
                            <w:bottom w:val="none" w:sz="0" w:space="0" w:color="auto"/>
                            <w:right w:val="none" w:sz="0" w:space="0" w:color="auto"/>
                          </w:divBdr>
                        </w:div>
                        <w:div w:id="1984305796">
                          <w:marLeft w:val="0"/>
                          <w:marRight w:val="0"/>
                          <w:marTop w:val="0"/>
                          <w:marBottom w:val="0"/>
                          <w:divBdr>
                            <w:top w:val="none" w:sz="0" w:space="0" w:color="auto"/>
                            <w:left w:val="none" w:sz="0" w:space="0" w:color="auto"/>
                            <w:bottom w:val="none" w:sz="0" w:space="0" w:color="auto"/>
                            <w:right w:val="none" w:sz="0" w:space="0" w:color="auto"/>
                          </w:divBdr>
                        </w:div>
                        <w:div w:id="1249078632">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655514">
          <w:marLeft w:val="-300"/>
          <w:marRight w:val="0"/>
          <w:marTop w:val="225"/>
          <w:marBottom w:val="0"/>
          <w:divBdr>
            <w:top w:val="none" w:sz="0" w:space="0" w:color="auto"/>
            <w:left w:val="none" w:sz="0" w:space="0" w:color="auto"/>
            <w:bottom w:val="none" w:sz="0" w:space="0" w:color="auto"/>
            <w:right w:val="none" w:sz="0" w:space="0" w:color="auto"/>
          </w:divBdr>
          <w:divsChild>
            <w:div w:id="552884824">
              <w:marLeft w:val="0"/>
              <w:marRight w:val="0"/>
              <w:marTop w:val="0"/>
              <w:marBottom w:val="0"/>
              <w:divBdr>
                <w:top w:val="none" w:sz="0" w:space="0" w:color="auto"/>
                <w:left w:val="none" w:sz="0" w:space="0" w:color="auto"/>
                <w:bottom w:val="none" w:sz="0" w:space="0" w:color="auto"/>
                <w:right w:val="none" w:sz="0" w:space="0" w:color="auto"/>
              </w:divBdr>
              <w:divsChild>
                <w:div w:id="1096825621">
                  <w:marLeft w:val="0"/>
                  <w:marRight w:val="0"/>
                  <w:marTop w:val="0"/>
                  <w:marBottom w:val="0"/>
                  <w:divBdr>
                    <w:top w:val="none" w:sz="0" w:space="0" w:color="auto"/>
                    <w:left w:val="none" w:sz="0" w:space="0" w:color="auto"/>
                    <w:bottom w:val="none" w:sz="0" w:space="0" w:color="auto"/>
                    <w:right w:val="none" w:sz="0" w:space="0" w:color="auto"/>
                  </w:divBdr>
                  <w:divsChild>
                    <w:div w:id="819418232">
                      <w:marLeft w:val="0"/>
                      <w:marRight w:val="0"/>
                      <w:marTop w:val="0"/>
                      <w:marBottom w:val="0"/>
                      <w:divBdr>
                        <w:top w:val="none" w:sz="0" w:space="0" w:color="auto"/>
                        <w:left w:val="none" w:sz="0" w:space="0" w:color="auto"/>
                        <w:bottom w:val="none" w:sz="0" w:space="0" w:color="auto"/>
                        <w:right w:val="none" w:sz="0" w:space="0" w:color="auto"/>
                      </w:divBdr>
                      <w:divsChild>
                        <w:div w:id="1478187089">
                          <w:marLeft w:val="0"/>
                          <w:marRight w:val="30"/>
                          <w:marTop w:val="30"/>
                          <w:marBottom w:val="0"/>
                          <w:divBdr>
                            <w:top w:val="none" w:sz="0" w:space="0" w:color="auto"/>
                            <w:left w:val="none" w:sz="0" w:space="0" w:color="auto"/>
                            <w:bottom w:val="none" w:sz="0" w:space="0" w:color="auto"/>
                            <w:right w:val="none" w:sz="0" w:space="0" w:color="auto"/>
                          </w:divBdr>
                          <w:divsChild>
                            <w:div w:id="124518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1893">
              <w:marLeft w:val="0"/>
              <w:marRight w:val="0"/>
              <w:marTop w:val="0"/>
              <w:marBottom w:val="0"/>
              <w:divBdr>
                <w:top w:val="none" w:sz="0" w:space="0" w:color="auto"/>
                <w:left w:val="none" w:sz="0" w:space="0" w:color="auto"/>
                <w:bottom w:val="none" w:sz="0" w:space="0" w:color="auto"/>
                <w:right w:val="none" w:sz="0" w:space="0" w:color="auto"/>
              </w:divBdr>
              <w:divsChild>
                <w:div w:id="1070663034">
                  <w:marLeft w:val="0"/>
                  <w:marRight w:val="0"/>
                  <w:marTop w:val="0"/>
                  <w:marBottom w:val="0"/>
                  <w:divBdr>
                    <w:top w:val="none" w:sz="0" w:space="0" w:color="auto"/>
                    <w:left w:val="none" w:sz="0" w:space="0" w:color="auto"/>
                    <w:bottom w:val="none" w:sz="0" w:space="0" w:color="auto"/>
                    <w:right w:val="none" w:sz="0" w:space="0" w:color="auto"/>
                  </w:divBdr>
                  <w:divsChild>
                    <w:div w:id="1102260347">
                      <w:marLeft w:val="0"/>
                      <w:marRight w:val="0"/>
                      <w:marTop w:val="0"/>
                      <w:marBottom w:val="0"/>
                      <w:divBdr>
                        <w:top w:val="none" w:sz="0" w:space="0" w:color="auto"/>
                        <w:left w:val="none" w:sz="0" w:space="0" w:color="auto"/>
                        <w:bottom w:val="none" w:sz="0" w:space="0" w:color="auto"/>
                        <w:right w:val="none" w:sz="0" w:space="0" w:color="auto"/>
                      </w:divBdr>
                      <w:divsChild>
                        <w:div w:id="109787088">
                          <w:marLeft w:val="0"/>
                          <w:marRight w:val="30"/>
                          <w:marTop w:val="30"/>
                          <w:marBottom w:val="0"/>
                          <w:divBdr>
                            <w:top w:val="none" w:sz="0" w:space="0" w:color="auto"/>
                            <w:left w:val="none" w:sz="0" w:space="0" w:color="auto"/>
                            <w:bottom w:val="none" w:sz="0" w:space="0" w:color="auto"/>
                            <w:right w:val="none" w:sz="0" w:space="0" w:color="auto"/>
                          </w:divBdr>
                          <w:divsChild>
                            <w:div w:id="21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2831">
                      <w:marLeft w:val="0"/>
                      <w:marRight w:val="0"/>
                      <w:marTop w:val="0"/>
                      <w:marBottom w:val="0"/>
                      <w:divBdr>
                        <w:top w:val="none" w:sz="0" w:space="0" w:color="auto"/>
                        <w:left w:val="none" w:sz="0" w:space="0" w:color="auto"/>
                        <w:bottom w:val="none" w:sz="0" w:space="0" w:color="auto"/>
                        <w:right w:val="none" w:sz="0" w:space="0" w:color="auto"/>
                      </w:divBdr>
                    </w:div>
                  </w:divsChild>
                </w:div>
                <w:div w:id="1078208571">
                  <w:marLeft w:val="0"/>
                  <w:marRight w:val="0"/>
                  <w:marTop w:val="300"/>
                  <w:marBottom w:val="0"/>
                  <w:divBdr>
                    <w:top w:val="none" w:sz="0" w:space="0" w:color="auto"/>
                    <w:left w:val="none" w:sz="0" w:space="0" w:color="auto"/>
                    <w:bottom w:val="none" w:sz="0" w:space="0" w:color="auto"/>
                    <w:right w:val="none" w:sz="0" w:space="0" w:color="auto"/>
                  </w:divBdr>
                  <w:divsChild>
                    <w:div w:id="1907297936">
                      <w:marLeft w:val="300"/>
                      <w:marRight w:val="0"/>
                      <w:marTop w:val="0"/>
                      <w:marBottom w:val="0"/>
                      <w:divBdr>
                        <w:top w:val="none" w:sz="0" w:space="0" w:color="auto"/>
                        <w:left w:val="none" w:sz="0" w:space="0" w:color="auto"/>
                        <w:bottom w:val="none" w:sz="0" w:space="0" w:color="auto"/>
                        <w:right w:val="none" w:sz="0" w:space="0" w:color="auto"/>
                      </w:divBdr>
                      <w:divsChild>
                        <w:div w:id="1446533946">
                          <w:marLeft w:val="0"/>
                          <w:marRight w:val="0"/>
                          <w:marTop w:val="0"/>
                          <w:marBottom w:val="0"/>
                          <w:divBdr>
                            <w:top w:val="none" w:sz="0" w:space="0" w:color="auto"/>
                            <w:left w:val="none" w:sz="0" w:space="0" w:color="auto"/>
                            <w:bottom w:val="none" w:sz="0" w:space="0" w:color="auto"/>
                            <w:right w:val="none" w:sz="0" w:space="0" w:color="auto"/>
                          </w:divBdr>
                          <w:divsChild>
                            <w:div w:id="1749418708">
                              <w:marLeft w:val="0"/>
                              <w:marRight w:val="0"/>
                              <w:marTop w:val="0"/>
                              <w:marBottom w:val="0"/>
                              <w:divBdr>
                                <w:top w:val="none" w:sz="0" w:space="0" w:color="auto"/>
                                <w:left w:val="none" w:sz="0" w:space="0" w:color="auto"/>
                                <w:bottom w:val="none" w:sz="0" w:space="0" w:color="auto"/>
                                <w:right w:val="none" w:sz="0" w:space="0" w:color="auto"/>
                              </w:divBdr>
                              <w:divsChild>
                                <w:div w:id="1095707144">
                                  <w:marLeft w:val="0"/>
                                  <w:marRight w:val="30"/>
                                  <w:marTop w:val="30"/>
                                  <w:marBottom w:val="0"/>
                                  <w:divBdr>
                                    <w:top w:val="none" w:sz="0" w:space="0" w:color="auto"/>
                                    <w:left w:val="none" w:sz="0" w:space="0" w:color="auto"/>
                                    <w:bottom w:val="none" w:sz="0" w:space="0" w:color="auto"/>
                                    <w:right w:val="none" w:sz="0" w:space="0" w:color="auto"/>
                                  </w:divBdr>
                                  <w:divsChild>
                                    <w:div w:id="654843544">
                                      <w:marLeft w:val="0"/>
                                      <w:marRight w:val="0"/>
                                      <w:marTop w:val="0"/>
                                      <w:marBottom w:val="0"/>
                                      <w:divBdr>
                                        <w:top w:val="none" w:sz="0" w:space="0" w:color="auto"/>
                                        <w:left w:val="none" w:sz="0" w:space="0" w:color="auto"/>
                                        <w:bottom w:val="none" w:sz="0" w:space="0" w:color="auto"/>
                                        <w:right w:val="none" w:sz="0" w:space="0" w:color="auto"/>
                                      </w:divBdr>
                                    </w:div>
                                  </w:divsChild>
                                </w:div>
                                <w:div w:id="2083140014">
                                  <w:marLeft w:val="60"/>
                                  <w:marRight w:val="150"/>
                                  <w:marTop w:val="105"/>
                                  <w:marBottom w:val="0"/>
                                  <w:divBdr>
                                    <w:top w:val="none" w:sz="0" w:space="0" w:color="auto"/>
                                    <w:left w:val="none" w:sz="0" w:space="0" w:color="auto"/>
                                    <w:bottom w:val="none" w:sz="0" w:space="0" w:color="auto"/>
                                    <w:right w:val="none" w:sz="0" w:space="0" w:color="auto"/>
                                  </w:divBdr>
                                </w:div>
                              </w:divsChild>
                            </w:div>
                            <w:div w:id="3605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864896">
              <w:marLeft w:val="0"/>
              <w:marRight w:val="0"/>
              <w:marTop w:val="0"/>
              <w:marBottom w:val="0"/>
              <w:divBdr>
                <w:top w:val="none" w:sz="0" w:space="0" w:color="auto"/>
                <w:left w:val="none" w:sz="0" w:space="0" w:color="auto"/>
                <w:bottom w:val="none" w:sz="0" w:space="0" w:color="auto"/>
                <w:right w:val="none" w:sz="0" w:space="0" w:color="auto"/>
              </w:divBdr>
              <w:divsChild>
                <w:div w:id="672143146">
                  <w:marLeft w:val="0"/>
                  <w:marRight w:val="0"/>
                  <w:marTop w:val="0"/>
                  <w:marBottom w:val="0"/>
                  <w:divBdr>
                    <w:top w:val="none" w:sz="0" w:space="0" w:color="auto"/>
                    <w:left w:val="none" w:sz="0" w:space="0" w:color="auto"/>
                    <w:bottom w:val="none" w:sz="0" w:space="0" w:color="auto"/>
                    <w:right w:val="none" w:sz="0" w:space="0" w:color="auto"/>
                  </w:divBdr>
                  <w:divsChild>
                    <w:div w:id="707612003">
                      <w:marLeft w:val="0"/>
                      <w:marRight w:val="0"/>
                      <w:marTop w:val="0"/>
                      <w:marBottom w:val="0"/>
                      <w:divBdr>
                        <w:top w:val="none" w:sz="0" w:space="0" w:color="auto"/>
                        <w:left w:val="none" w:sz="0" w:space="0" w:color="auto"/>
                        <w:bottom w:val="none" w:sz="0" w:space="0" w:color="auto"/>
                        <w:right w:val="none" w:sz="0" w:space="0" w:color="auto"/>
                      </w:divBdr>
                      <w:divsChild>
                        <w:div w:id="1122500846">
                          <w:marLeft w:val="0"/>
                          <w:marRight w:val="30"/>
                          <w:marTop w:val="30"/>
                          <w:marBottom w:val="0"/>
                          <w:divBdr>
                            <w:top w:val="none" w:sz="0" w:space="0" w:color="auto"/>
                            <w:left w:val="none" w:sz="0" w:space="0" w:color="auto"/>
                            <w:bottom w:val="none" w:sz="0" w:space="0" w:color="auto"/>
                            <w:right w:val="none" w:sz="0" w:space="0" w:color="auto"/>
                          </w:divBdr>
                          <w:divsChild>
                            <w:div w:id="86470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1412">
                      <w:marLeft w:val="0"/>
                      <w:marRight w:val="0"/>
                      <w:marTop w:val="0"/>
                      <w:marBottom w:val="0"/>
                      <w:divBdr>
                        <w:top w:val="none" w:sz="0" w:space="0" w:color="auto"/>
                        <w:left w:val="none" w:sz="0" w:space="0" w:color="auto"/>
                        <w:bottom w:val="none" w:sz="0" w:space="0" w:color="auto"/>
                        <w:right w:val="none" w:sz="0" w:space="0" w:color="auto"/>
                      </w:divBdr>
                    </w:div>
                  </w:divsChild>
                </w:div>
                <w:div w:id="792594390">
                  <w:marLeft w:val="0"/>
                  <w:marRight w:val="0"/>
                  <w:marTop w:val="300"/>
                  <w:marBottom w:val="0"/>
                  <w:divBdr>
                    <w:top w:val="none" w:sz="0" w:space="0" w:color="auto"/>
                    <w:left w:val="none" w:sz="0" w:space="0" w:color="auto"/>
                    <w:bottom w:val="none" w:sz="0" w:space="0" w:color="auto"/>
                    <w:right w:val="none" w:sz="0" w:space="0" w:color="auto"/>
                  </w:divBdr>
                  <w:divsChild>
                    <w:div w:id="1654606260">
                      <w:marLeft w:val="300"/>
                      <w:marRight w:val="0"/>
                      <w:marTop w:val="0"/>
                      <w:marBottom w:val="0"/>
                      <w:divBdr>
                        <w:top w:val="none" w:sz="0" w:space="0" w:color="auto"/>
                        <w:left w:val="none" w:sz="0" w:space="0" w:color="auto"/>
                        <w:bottom w:val="none" w:sz="0" w:space="0" w:color="auto"/>
                        <w:right w:val="none" w:sz="0" w:space="0" w:color="auto"/>
                      </w:divBdr>
                      <w:divsChild>
                        <w:div w:id="662393107">
                          <w:marLeft w:val="0"/>
                          <w:marRight w:val="0"/>
                          <w:marTop w:val="0"/>
                          <w:marBottom w:val="0"/>
                          <w:divBdr>
                            <w:top w:val="none" w:sz="0" w:space="0" w:color="auto"/>
                            <w:left w:val="none" w:sz="0" w:space="0" w:color="auto"/>
                            <w:bottom w:val="none" w:sz="0" w:space="0" w:color="auto"/>
                            <w:right w:val="none" w:sz="0" w:space="0" w:color="auto"/>
                          </w:divBdr>
                          <w:divsChild>
                            <w:div w:id="1591312287">
                              <w:marLeft w:val="0"/>
                              <w:marRight w:val="0"/>
                              <w:marTop w:val="0"/>
                              <w:marBottom w:val="0"/>
                              <w:divBdr>
                                <w:top w:val="none" w:sz="0" w:space="0" w:color="auto"/>
                                <w:left w:val="none" w:sz="0" w:space="0" w:color="auto"/>
                                <w:bottom w:val="none" w:sz="0" w:space="0" w:color="auto"/>
                                <w:right w:val="none" w:sz="0" w:space="0" w:color="auto"/>
                              </w:divBdr>
                              <w:divsChild>
                                <w:div w:id="1629162335">
                                  <w:marLeft w:val="0"/>
                                  <w:marRight w:val="30"/>
                                  <w:marTop w:val="30"/>
                                  <w:marBottom w:val="0"/>
                                  <w:divBdr>
                                    <w:top w:val="none" w:sz="0" w:space="0" w:color="auto"/>
                                    <w:left w:val="none" w:sz="0" w:space="0" w:color="auto"/>
                                    <w:bottom w:val="none" w:sz="0" w:space="0" w:color="auto"/>
                                    <w:right w:val="none" w:sz="0" w:space="0" w:color="auto"/>
                                  </w:divBdr>
                                  <w:divsChild>
                                    <w:div w:id="632947461">
                                      <w:marLeft w:val="0"/>
                                      <w:marRight w:val="0"/>
                                      <w:marTop w:val="0"/>
                                      <w:marBottom w:val="0"/>
                                      <w:divBdr>
                                        <w:top w:val="none" w:sz="0" w:space="0" w:color="auto"/>
                                        <w:left w:val="none" w:sz="0" w:space="0" w:color="auto"/>
                                        <w:bottom w:val="none" w:sz="0" w:space="0" w:color="auto"/>
                                        <w:right w:val="none" w:sz="0" w:space="0" w:color="auto"/>
                                      </w:divBdr>
                                    </w:div>
                                  </w:divsChild>
                                </w:div>
                                <w:div w:id="1182668117">
                                  <w:marLeft w:val="60"/>
                                  <w:marRight w:val="150"/>
                                  <w:marTop w:val="105"/>
                                  <w:marBottom w:val="0"/>
                                  <w:divBdr>
                                    <w:top w:val="none" w:sz="0" w:space="0" w:color="auto"/>
                                    <w:left w:val="none" w:sz="0" w:space="0" w:color="auto"/>
                                    <w:bottom w:val="none" w:sz="0" w:space="0" w:color="auto"/>
                                    <w:right w:val="none" w:sz="0" w:space="0" w:color="auto"/>
                                  </w:divBdr>
                                </w:div>
                              </w:divsChild>
                            </w:div>
                            <w:div w:id="3702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81674">
              <w:marLeft w:val="0"/>
              <w:marRight w:val="0"/>
              <w:marTop w:val="0"/>
              <w:marBottom w:val="0"/>
              <w:divBdr>
                <w:top w:val="none" w:sz="0" w:space="0" w:color="auto"/>
                <w:left w:val="none" w:sz="0" w:space="0" w:color="auto"/>
                <w:bottom w:val="none" w:sz="0" w:space="0" w:color="auto"/>
                <w:right w:val="none" w:sz="0" w:space="0" w:color="auto"/>
              </w:divBdr>
              <w:divsChild>
                <w:div w:id="869953459">
                  <w:marLeft w:val="0"/>
                  <w:marRight w:val="0"/>
                  <w:marTop w:val="0"/>
                  <w:marBottom w:val="0"/>
                  <w:divBdr>
                    <w:top w:val="none" w:sz="0" w:space="0" w:color="auto"/>
                    <w:left w:val="none" w:sz="0" w:space="0" w:color="auto"/>
                    <w:bottom w:val="none" w:sz="0" w:space="0" w:color="auto"/>
                    <w:right w:val="none" w:sz="0" w:space="0" w:color="auto"/>
                  </w:divBdr>
                  <w:divsChild>
                    <w:div w:id="385841665">
                      <w:marLeft w:val="0"/>
                      <w:marRight w:val="0"/>
                      <w:marTop w:val="0"/>
                      <w:marBottom w:val="0"/>
                      <w:divBdr>
                        <w:top w:val="none" w:sz="0" w:space="0" w:color="auto"/>
                        <w:left w:val="none" w:sz="0" w:space="0" w:color="auto"/>
                        <w:bottom w:val="none" w:sz="0" w:space="0" w:color="auto"/>
                        <w:right w:val="none" w:sz="0" w:space="0" w:color="auto"/>
                      </w:divBdr>
                      <w:divsChild>
                        <w:div w:id="695932566">
                          <w:marLeft w:val="0"/>
                          <w:marRight w:val="30"/>
                          <w:marTop w:val="30"/>
                          <w:marBottom w:val="0"/>
                          <w:divBdr>
                            <w:top w:val="none" w:sz="0" w:space="0" w:color="auto"/>
                            <w:left w:val="none" w:sz="0" w:space="0" w:color="auto"/>
                            <w:bottom w:val="none" w:sz="0" w:space="0" w:color="auto"/>
                            <w:right w:val="none" w:sz="0" w:space="0" w:color="auto"/>
                          </w:divBdr>
                          <w:divsChild>
                            <w:div w:id="19334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3693">
              <w:marLeft w:val="0"/>
              <w:marRight w:val="0"/>
              <w:marTop w:val="0"/>
              <w:marBottom w:val="0"/>
              <w:divBdr>
                <w:top w:val="none" w:sz="0" w:space="0" w:color="auto"/>
                <w:left w:val="none" w:sz="0" w:space="0" w:color="auto"/>
                <w:bottom w:val="none" w:sz="0" w:space="0" w:color="auto"/>
                <w:right w:val="none" w:sz="0" w:space="0" w:color="auto"/>
              </w:divBdr>
              <w:divsChild>
                <w:div w:id="967202360">
                  <w:marLeft w:val="0"/>
                  <w:marRight w:val="0"/>
                  <w:marTop w:val="0"/>
                  <w:marBottom w:val="0"/>
                  <w:divBdr>
                    <w:top w:val="none" w:sz="0" w:space="0" w:color="auto"/>
                    <w:left w:val="none" w:sz="0" w:space="0" w:color="auto"/>
                    <w:bottom w:val="none" w:sz="0" w:space="0" w:color="auto"/>
                    <w:right w:val="none" w:sz="0" w:space="0" w:color="auto"/>
                  </w:divBdr>
                  <w:divsChild>
                    <w:div w:id="1697385428">
                      <w:marLeft w:val="0"/>
                      <w:marRight w:val="0"/>
                      <w:marTop w:val="0"/>
                      <w:marBottom w:val="0"/>
                      <w:divBdr>
                        <w:top w:val="none" w:sz="0" w:space="0" w:color="auto"/>
                        <w:left w:val="none" w:sz="0" w:space="0" w:color="auto"/>
                        <w:bottom w:val="none" w:sz="0" w:space="0" w:color="auto"/>
                        <w:right w:val="none" w:sz="0" w:space="0" w:color="auto"/>
                      </w:divBdr>
                      <w:divsChild>
                        <w:div w:id="1250431937">
                          <w:marLeft w:val="0"/>
                          <w:marRight w:val="30"/>
                          <w:marTop w:val="30"/>
                          <w:marBottom w:val="0"/>
                          <w:divBdr>
                            <w:top w:val="none" w:sz="0" w:space="0" w:color="auto"/>
                            <w:left w:val="none" w:sz="0" w:space="0" w:color="auto"/>
                            <w:bottom w:val="none" w:sz="0" w:space="0" w:color="auto"/>
                            <w:right w:val="none" w:sz="0" w:space="0" w:color="auto"/>
                          </w:divBdr>
                          <w:divsChild>
                            <w:div w:id="16080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8528">
              <w:marLeft w:val="0"/>
              <w:marRight w:val="0"/>
              <w:marTop w:val="0"/>
              <w:marBottom w:val="0"/>
              <w:divBdr>
                <w:top w:val="none" w:sz="0" w:space="0" w:color="auto"/>
                <w:left w:val="none" w:sz="0" w:space="0" w:color="auto"/>
                <w:bottom w:val="none" w:sz="0" w:space="0" w:color="auto"/>
                <w:right w:val="none" w:sz="0" w:space="0" w:color="auto"/>
              </w:divBdr>
              <w:divsChild>
                <w:div w:id="1523742800">
                  <w:marLeft w:val="0"/>
                  <w:marRight w:val="0"/>
                  <w:marTop w:val="0"/>
                  <w:marBottom w:val="0"/>
                  <w:divBdr>
                    <w:top w:val="none" w:sz="0" w:space="0" w:color="auto"/>
                    <w:left w:val="none" w:sz="0" w:space="0" w:color="auto"/>
                    <w:bottom w:val="none" w:sz="0" w:space="0" w:color="auto"/>
                    <w:right w:val="none" w:sz="0" w:space="0" w:color="auto"/>
                  </w:divBdr>
                  <w:divsChild>
                    <w:div w:id="1490710953">
                      <w:marLeft w:val="0"/>
                      <w:marRight w:val="0"/>
                      <w:marTop w:val="0"/>
                      <w:marBottom w:val="0"/>
                      <w:divBdr>
                        <w:top w:val="none" w:sz="0" w:space="0" w:color="auto"/>
                        <w:left w:val="none" w:sz="0" w:space="0" w:color="auto"/>
                        <w:bottom w:val="none" w:sz="0" w:space="0" w:color="auto"/>
                        <w:right w:val="none" w:sz="0" w:space="0" w:color="auto"/>
                      </w:divBdr>
                      <w:divsChild>
                        <w:div w:id="17392095">
                          <w:marLeft w:val="0"/>
                          <w:marRight w:val="30"/>
                          <w:marTop w:val="30"/>
                          <w:marBottom w:val="0"/>
                          <w:divBdr>
                            <w:top w:val="none" w:sz="0" w:space="0" w:color="auto"/>
                            <w:left w:val="none" w:sz="0" w:space="0" w:color="auto"/>
                            <w:bottom w:val="none" w:sz="0" w:space="0" w:color="auto"/>
                            <w:right w:val="none" w:sz="0" w:space="0" w:color="auto"/>
                          </w:divBdr>
                          <w:divsChild>
                            <w:div w:id="11523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9485">
                      <w:marLeft w:val="0"/>
                      <w:marRight w:val="0"/>
                      <w:marTop w:val="0"/>
                      <w:marBottom w:val="0"/>
                      <w:divBdr>
                        <w:top w:val="none" w:sz="0" w:space="0" w:color="auto"/>
                        <w:left w:val="none" w:sz="0" w:space="0" w:color="auto"/>
                        <w:bottom w:val="none" w:sz="0" w:space="0" w:color="auto"/>
                        <w:right w:val="none" w:sz="0" w:space="0" w:color="auto"/>
                      </w:divBdr>
                    </w:div>
                  </w:divsChild>
                </w:div>
                <w:div w:id="2075197555">
                  <w:marLeft w:val="0"/>
                  <w:marRight w:val="0"/>
                  <w:marTop w:val="300"/>
                  <w:marBottom w:val="0"/>
                  <w:divBdr>
                    <w:top w:val="none" w:sz="0" w:space="0" w:color="auto"/>
                    <w:left w:val="none" w:sz="0" w:space="0" w:color="auto"/>
                    <w:bottom w:val="none" w:sz="0" w:space="0" w:color="auto"/>
                    <w:right w:val="none" w:sz="0" w:space="0" w:color="auto"/>
                  </w:divBdr>
                  <w:divsChild>
                    <w:div w:id="4095398">
                      <w:marLeft w:val="300"/>
                      <w:marRight w:val="0"/>
                      <w:marTop w:val="0"/>
                      <w:marBottom w:val="0"/>
                      <w:divBdr>
                        <w:top w:val="none" w:sz="0" w:space="0" w:color="auto"/>
                        <w:left w:val="none" w:sz="0" w:space="0" w:color="auto"/>
                        <w:bottom w:val="none" w:sz="0" w:space="0" w:color="auto"/>
                        <w:right w:val="none" w:sz="0" w:space="0" w:color="auto"/>
                      </w:divBdr>
                      <w:divsChild>
                        <w:div w:id="456683324">
                          <w:marLeft w:val="0"/>
                          <w:marRight w:val="0"/>
                          <w:marTop w:val="0"/>
                          <w:marBottom w:val="0"/>
                          <w:divBdr>
                            <w:top w:val="none" w:sz="0" w:space="0" w:color="auto"/>
                            <w:left w:val="none" w:sz="0" w:space="0" w:color="auto"/>
                            <w:bottom w:val="none" w:sz="0" w:space="0" w:color="auto"/>
                            <w:right w:val="none" w:sz="0" w:space="0" w:color="auto"/>
                          </w:divBdr>
                          <w:divsChild>
                            <w:div w:id="316347777">
                              <w:marLeft w:val="0"/>
                              <w:marRight w:val="0"/>
                              <w:marTop w:val="0"/>
                              <w:marBottom w:val="0"/>
                              <w:divBdr>
                                <w:top w:val="none" w:sz="0" w:space="0" w:color="auto"/>
                                <w:left w:val="none" w:sz="0" w:space="0" w:color="auto"/>
                                <w:bottom w:val="none" w:sz="0" w:space="0" w:color="auto"/>
                                <w:right w:val="none" w:sz="0" w:space="0" w:color="auto"/>
                              </w:divBdr>
                              <w:divsChild>
                                <w:div w:id="626934623">
                                  <w:marLeft w:val="0"/>
                                  <w:marRight w:val="30"/>
                                  <w:marTop w:val="30"/>
                                  <w:marBottom w:val="0"/>
                                  <w:divBdr>
                                    <w:top w:val="none" w:sz="0" w:space="0" w:color="auto"/>
                                    <w:left w:val="none" w:sz="0" w:space="0" w:color="auto"/>
                                    <w:bottom w:val="none" w:sz="0" w:space="0" w:color="auto"/>
                                    <w:right w:val="none" w:sz="0" w:space="0" w:color="auto"/>
                                  </w:divBdr>
                                  <w:divsChild>
                                    <w:div w:id="887183554">
                                      <w:marLeft w:val="0"/>
                                      <w:marRight w:val="0"/>
                                      <w:marTop w:val="0"/>
                                      <w:marBottom w:val="0"/>
                                      <w:divBdr>
                                        <w:top w:val="none" w:sz="0" w:space="0" w:color="auto"/>
                                        <w:left w:val="none" w:sz="0" w:space="0" w:color="auto"/>
                                        <w:bottom w:val="none" w:sz="0" w:space="0" w:color="auto"/>
                                        <w:right w:val="none" w:sz="0" w:space="0" w:color="auto"/>
                                      </w:divBdr>
                                    </w:div>
                                  </w:divsChild>
                                </w:div>
                                <w:div w:id="788429783">
                                  <w:marLeft w:val="60"/>
                                  <w:marRight w:val="150"/>
                                  <w:marTop w:val="105"/>
                                  <w:marBottom w:val="0"/>
                                  <w:divBdr>
                                    <w:top w:val="none" w:sz="0" w:space="0" w:color="auto"/>
                                    <w:left w:val="none" w:sz="0" w:space="0" w:color="auto"/>
                                    <w:bottom w:val="none" w:sz="0" w:space="0" w:color="auto"/>
                                    <w:right w:val="none" w:sz="0" w:space="0" w:color="auto"/>
                                  </w:divBdr>
                                </w:div>
                              </w:divsChild>
                            </w:div>
                            <w:div w:id="19282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816061">
              <w:marLeft w:val="0"/>
              <w:marRight w:val="0"/>
              <w:marTop w:val="0"/>
              <w:marBottom w:val="0"/>
              <w:divBdr>
                <w:top w:val="none" w:sz="0" w:space="0" w:color="auto"/>
                <w:left w:val="none" w:sz="0" w:space="0" w:color="auto"/>
                <w:bottom w:val="none" w:sz="0" w:space="0" w:color="auto"/>
                <w:right w:val="none" w:sz="0" w:space="0" w:color="auto"/>
              </w:divBdr>
              <w:divsChild>
                <w:div w:id="1212495847">
                  <w:marLeft w:val="0"/>
                  <w:marRight w:val="0"/>
                  <w:marTop w:val="0"/>
                  <w:marBottom w:val="0"/>
                  <w:divBdr>
                    <w:top w:val="none" w:sz="0" w:space="0" w:color="auto"/>
                    <w:left w:val="none" w:sz="0" w:space="0" w:color="auto"/>
                    <w:bottom w:val="none" w:sz="0" w:space="0" w:color="auto"/>
                    <w:right w:val="none" w:sz="0" w:space="0" w:color="auto"/>
                  </w:divBdr>
                  <w:divsChild>
                    <w:div w:id="779909210">
                      <w:marLeft w:val="0"/>
                      <w:marRight w:val="0"/>
                      <w:marTop w:val="0"/>
                      <w:marBottom w:val="0"/>
                      <w:divBdr>
                        <w:top w:val="none" w:sz="0" w:space="0" w:color="auto"/>
                        <w:left w:val="none" w:sz="0" w:space="0" w:color="auto"/>
                        <w:bottom w:val="none" w:sz="0" w:space="0" w:color="auto"/>
                        <w:right w:val="none" w:sz="0" w:space="0" w:color="auto"/>
                      </w:divBdr>
                      <w:divsChild>
                        <w:div w:id="1864509521">
                          <w:marLeft w:val="0"/>
                          <w:marRight w:val="30"/>
                          <w:marTop w:val="30"/>
                          <w:marBottom w:val="0"/>
                          <w:divBdr>
                            <w:top w:val="none" w:sz="0" w:space="0" w:color="auto"/>
                            <w:left w:val="none" w:sz="0" w:space="0" w:color="auto"/>
                            <w:bottom w:val="none" w:sz="0" w:space="0" w:color="auto"/>
                            <w:right w:val="none" w:sz="0" w:space="0" w:color="auto"/>
                          </w:divBdr>
                          <w:divsChild>
                            <w:div w:id="14421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5018">
                      <w:marLeft w:val="0"/>
                      <w:marRight w:val="0"/>
                      <w:marTop w:val="0"/>
                      <w:marBottom w:val="0"/>
                      <w:divBdr>
                        <w:top w:val="none" w:sz="0" w:space="0" w:color="auto"/>
                        <w:left w:val="none" w:sz="0" w:space="0" w:color="auto"/>
                        <w:bottom w:val="none" w:sz="0" w:space="0" w:color="auto"/>
                        <w:right w:val="none" w:sz="0" w:space="0" w:color="auto"/>
                      </w:divBdr>
                    </w:div>
                  </w:divsChild>
                </w:div>
                <w:div w:id="313339083">
                  <w:marLeft w:val="0"/>
                  <w:marRight w:val="0"/>
                  <w:marTop w:val="300"/>
                  <w:marBottom w:val="0"/>
                  <w:divBdr>
                    <w:top w:val="none" w:sz="0" w:space="0" w:color="auto"/>
                    <w:left w:val="none" w:sz="0" w:space="0" w:color="auto"/>
                    <w:bottom w:val="none" w:sz="0" w:space="0" w:color="auto"/>
                    <w:right w:val="none" w:sz="0" w:space="0" w:color="auto"/>
                  </w:divBdr>
                  <w:divsChild>
                    <w:div w:id="761334528">
                      <w:marLeft w:val="300"/>
                      <w:marRight w:val="0"/>
                      <w:marTop w:val="0"/>
                      <w:marBottom w:val="0"/>
                      <w:divBdr>
                        <w:top w:val="none" w:sz="0" w:space="0" w:color="auto"/>
                        <w:left w:val="none" w:sz="0" w:space="0" w:color="auto"/>
                        <w:bottom w:val="none" w:sz="0" w:space="0" w:color="auto"/>
                        <w:right w:val="none" w:sz="0" w:space="0" w:color="auto"/>
                      </w:divBdr>
                      <w:divsChild>
                        <w:div w:id="404767133">
                          <w:marLeft w:val="0"/>
                          <w:marRight w:val="0"/>
                          <w:marTop w:val="0"/>
                          <w:marBottom w:val="0"/>
                          <w:divBdr>
                            <w:top w:val="none" w:sz="0" w:space="0" w:color="auto"/>
                            <w:left w:val="none" w:sz="0" w:space="0" w:color="auto"/>
                            <w:bottom w:val="none" w:sz="0" w:space="0" w:color="auto"/>
                            <w:right w:val="none" w:sz="0" w:space="0" w:color="auto"/>
                          </w:divBdr>
                          <w:divsChild>
                            <w:div w:id="806319487">
                              <w:marLeft w:val="0"/>
                              <w:marRight w:val="0"/>
                              <w:marTop w:val="0"/>
                              <w:marBottom w:val="0"/>
                              <w:divBdr>
                                <w:top w:val="none" w:sz="0" w:space="0" w:color="auto"/>
                                <w:left w:val="none" w:sz="0" w:space="0" w:color="auto"/>
                                <w:bottom w:val="none" w:sz="0" w:space="0" w:color="auto"/>
                                <w:right w:val="none" w:sz="0" w:space="0" w:color="auto"/>
                              </w:divBdr>
                              <w:divsChild>
                                <w:div w:id="551621281">
                                  <w:marLeft w:val="0"/>
                                  <w:marRight w:val="30"/>
                                  <w:marTop w:val="30"/>
                                  <w:marBottom w:val="0"/>
                                  <w:divBdr>
                                    <w:top w:val="none" w:sz="0" w:space="0" w:color="auto"/>
                                    <w:left w:val="none" w:sz="0" w:space="0" w:color="auto"/>
                                    <w:bottom w:val="none" w:sz="0" w:space="0" w:color="auto"/>
                                    <w:right w:val="none" w:sz="0" w:space="0" w:color="auto"/>
                                  </w:divBdr>
                                  <w:divsChild>
                                    <w:div w:id="1027288568">
                                      <w:marLeft w:val="0"/>
                                      <w:marRight w:val="0"/>
                                      <w:marTop w:val="0"/>
                                      <w:marBottom w:val="0"/>
                                      <w:divBdr>
                                        <w:top w:val="none" w:sz="0" w:space="0" w:color="auto"/>
                                        <w:left w:val="none" w:sz="0" w:space="0" w:color="auto"/>
                                        <w:bottom w:val="none" w:sz="0" w:space="0" w:color="auto"/>
                                        <w:right w:val="none" w:sz="0" w:space="0" w:color="auto"/>
                                      </w:divBdr>
                                    </w:div>
                                  </w:divsChild>
                                </w:div>
                                <w:div w:id="753935994">
                                  <w:marLeft w:val="60"/>
                                  <w:marRight w:val="150"/>
                                  <w:marTop w:val="105"/>
                                  <w:marBottom w:val="0"/>
                                  <w:divBdr>
                                    <w:top w:val="none" w:sz="0" w:space="0" w:color="auto"/>
                                    <w:left w:val="none" w:sz="0" w:space="0" w:color="auto"/>
                                    <w:bottom w:val="none" w:sz="0" w:space="0" w:color="auto"/>
                                    <w:right w:val="none" w:sz="0" w:space="0" w:color="auto"/>
                                  </w:divBdr>
                                </w:div>
                              </w:divsChild>
                            </w:div>
                            <w:div w:id="9210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505319">
              <w:marLeft w:val="0"/>
              <w:marRight w:val="0"/>
              <w:marTop w:val="0"/>
              <w:marBottom w:val="0"/>
              <w:divBdr>
                <w:top w:val="none" w:sz="0" w:space="0" w:color="auto"/>
                <w:left w:val="none" w:sz="0" w:space="0" w:color="auto"/>
                <w:bottom w:val="none" w:sz="0" w:space="0" w:color="auto"/>
                <w:right w:val="none" w:sz="0" w:space="0" w:color="auto"/>
              </w:divBdr>
              <w:divsChild>
                <w:div w:id="322860043">
                  <w:marLeft w:val="0"/>
                  <w:marRight w:val="0"/>
                  <w:marTop w:val="0"/>
                  <w:marBottom w:val="0"/>
                  <w:divBdr>
                    <w:top w:val="none" w:sz="0" w:space="0" w:color="auto"/>
                    <w:left w:val="none" w:sz="0" w:space="0" w:color="auto"/>
                    <w:bottom w:val="none" w:sz="0" w:space="0" w:color="auto"/>
                    <w:right w:val="none" w:sz="0" w:space="0" w:color="auto"/>
                  </w:divBdr>
                  <w:divsChild>
                    <w:div w:id="1803882683">
                      <w:marLeft w:val="0"/>
                      <w:marRight w:val="0"/>
                      <w:marTop w:val="0"/>
                      <w:marBottom w:val="0"/>
                      <w:divBdr>
                        <w:top w:val="none" w:sz="0" w:space="0" w:color="auto"/>
                        <w:left w:val="none" w:sz="0" w:space="0" w:color="auto"/>
                        <w:bottom w:val="none" w:sz="0" w:space="0" w:color="auto"/>
                        <w:right w:val="none" w:sz="0" w:space="0" w:color="auto"/>
                      </w:divBdr>
                      <w:divsChild>
                        <w:div w:id="2107995921">
                          <w:marLeft w:val="0"/>
                          <w:marRight w:val="30"/>
                          <w:marTop w:val="30"/>
                          <w:marBottom w:val="0"/>
                          <w:divBdr>
                            <w:top w:val="none" w:sz="0" w:space="0" w:color="auto"/>
                            <w:left w:val="none" w:sz="0" w:space="0" w:color="auto"/>
                            <w:bottom w:val="none" w:sz="0" w:space="0" w:color="auto"/>
                            <w:right w:val="none" w:sz="0" w:space="0" w:color="auto"/>
                          </w:divBdr>
                          <w:divsChild>
                            <w:div w:id="13260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00053">
                      <w:marLeft w:val="0"/>
                      <w:marRight w:val="0"/>
                      <w:marTop w:val="0"/>
                      <w:marBottom w:val="0"/>
                      <w:divBdr>
                        <w:top w:val="none" w:sz="0" w:space="0" w:color="auto"/>
                        <w:left w:val="none" w:sz="0" w:space="0" w:color="auto"/>
                        <w:bottom w:val="none" w:sz="0" w:space="0" w:color="auto"/>
                        <w:right w:val="none" w:sz="0" w:space="0" w:color="auto"/>
                      </w:divBdr>
                    </w:div>
                  </w:divsChild>
                </w:div>
                <w:div w:id="894967685">
                  <w:marLeft w:val="0"/>
                  <w:marRight w:val="0"/>
                  <w:marTop w:val="300"/>
                  <w:marBottom w:val="0"/>
                  <w:divBdr>
                    <w:top w:val="none" w:sz="0" w:space="0" w:color="auto"/>
                    <w:left w:val="none" w:sz="0" w:space="0" w:color="auto"/>
                    <w:bottom w:val="none" w:sz="0" w:space="0" w:color="auto"/>
                    <w:right w:val="none" w:sz="0" w:space="0" w:color="auto"/>
                  </w:divBdr>
                  <w:divsChild>
                    <w:div w:id="1966040503">
                      <w:marLeft w:val="300"/>
                      <w:marRight w:val="0"/>
                      <w:marTop w:val="0"/>
                      <w:marBottom w:val="0"/>
                      <w:divBdr>
                        <w:top w:val="none" w:sz="0" w:space="0" w:color="auto"/>
                        <w:left w:val="none" w:sz="0" w:space="0" w:color="auto"/>
                        <w:bottom w:val="none" w:sz="0" w:space="0" w:color="auto"/>
                        <w:right w:val="none" w:sz="0" w:space="0" w:color="auto"/>
                      </w:divBdr>
                      <w:divsChild>
                        <w:div w:id="1175192745">
                          <w:marLeft w:val="0"/>
                          <w:marRight w:val="0"/>
                          <w:marTop w:val="0"/>
                          <w:marBottom w:val="0"/>
                          <w:divBdr>
                            <w:top w:val="none" w:sz="0" w:space="0" w:color="auto"/>
                            <w:left w:val="none" w:sz="0" w:space="0" w:color="auto"/>
                            <w:bottom w:val="none" w:sz="0" w:space="0" w:color="auto"/>
                            <w:right w:val="none" w:sz="0" w:space="0" w:color="auto"/>
                          </w:divBdr>
                          <w:divsChild>
                            <w:div w:id="1459102703">
                              <w:marLeft w:val="0"/>
                              <w:marRight w:val="0"/>
                              <w:marTop w:val="0"/>
                              <w:marBottom w:val="0"/>
                              <w:divBdr>
                                <w:top w:val="none" w:sz="0" w:space="0" w:color="auto"/>
                                <w:left w:val="none" w:sz="0" w:space="0" w:color="auto"/>
                                <w:bottom w:val="none" w:sz="0" w:space="0" w:color="auto"/>
                                <w:right w:val="none" w:sz="0" w:space="0" w:color="auto"/>
                              </w:divBdr>
                              <w:divsChild>
                                <w:div w:id="1578589255">
                                  <w:marLeft w:val="0"/>
                                  <w:marRight w:val="30"/>
                                  <w:marTop w:val="30"/>
                                  <w:marBottom w:val="0"/>
                                  <w:divBdr>
                                    <w:top w:val="none" w:sz="0" w:space="0" w:color="auto"/>
                                    <w:left w:val="none" w:sz="0" w:space="0" w:color="auto"/>
                                    <w:bottom w:val="none" w:sz="0" w:space="0" w:color="auto"/>
                                    <w:right w:val="none" w:sz="0" w:space="0" w:color="auto"/>
                                  </w:divBdr>
                                  <w:divsChild>
                                    <w:div w:id="66539094">
                                      <w:marLeft w:val="0"/>
                                      <w:marRight w:val="0"/>
                                      <w:marTop w:val="0"/>
                                      <w:marBottom w:val="0"/>
                                      <w:divBdr>
                                        <w:top w:val="none" w:sz="0" w:space="0" w:color="auto"/>
                                        <w:left w:val="none" w:sz="0" w:space="0" w:color="auto"/>
                                        <w:bottom w:val="none" w:sz="0" w:space="0" w:color="auto"/>
                                        <w:right w:val="none" w:sz="0" w:space="0" w:color="auto"/>
                                      </w:divBdr>
                                    </w:div>
                                  </w:divsChild>
                                </w:div>
                                <w:div w:id="784926452">
                                  <w:marLeft w:val="60"/>
                                  <w:marRight w:val="150"/>
                                  <w:marTop w:val="105"/>
                                  <w:marBottom w:val="0"/>
                                  <w:divBdr>
                                    <w:top w:val="none" w:sz="0" w:space="0" w:color="auto"/>
                                    <w:left w:val="none" w:sz="0" w:space="0" w:color="auto"/>
                                    <w:bottom w:val="none" w:sz="0" w:space="0" w:color="auto"/>
                                    <w:right w:val="none" w:sz="0" w:space="0" w:color="auto"/>
                                  </w:divBdr>
                                </w:div>
                              </w:divsChild>
                            </w:div>
                            <w:div w:id="444425388">
                              <w:marLeft w:val="0"/>
                              <w:marRight w:val="0"/>
                              <w:marTop w:val="0"/>
                              <w:marBottom w:val="0"/>
                              <w:divBdr>
                                <w:top w:val="none" w:sz="0" w:space="0" w:color="auto"/>
                                <w:left w:val="none" w:sz="0" w:space="0" w:color="auto"/>
                                <w:bottom w:val="none" w:sz="0" w:space="0" w:color="auto"/>
                                <w:right w:val="none" w:sz="0" w:space="0" w:color="auto"/>
                              </w:divBdr>
                            </w:div>
                          </w:divsChild>
                        </w:div>
                        <w:div w:id="1546721852">
                          <w:marLeft w:val="0"/>
                          <w:marRight w:val="0"/>
                          <w:marTop w:val="300"/>
                          <w:marBottom w:val="0"/>
                          <w:divBdr>
                            <w:top w:val="none" w:sz="0" w:space="0" w:color="auto"/>
                            <w:left w:val="none" w:sz="0" w:space="0" w:color="auto"/>
                            <w:bottom w:val="none" w:sz="0" w:space="0" w:color="auto"/>
                            <w:right w:val="none" w:sz="0" w:space="0" w:color="auto"/>
                          </w:divBdr>
                          <w:divsChild>
                            <w:div w:id="1913274992">
                              <w:marLeft w:val="300"/>
                              <w:marRight w:val="0"/>
                              <w:marTop w:val="0"/>
                              <w:marBottom w:val="0"/>
                              <w:divBdr>
                                <w:top w:val="none" w:sz="0" w:space="0" w:color="auto"/>
                                <w:left w:val="none" w:sz="0" w:space="0" w:color="auto"/>
                                <w:bottom w:val="none" w:sz="0" w:space="0" w:color="auto"/>
                                <w:right w:val="none" w:sz="0" w:space="0" w:color="auto"/>
                              </w:divBdr>
                              <w:divsChild>
                                <w:div w:id="1668287330">
                                  <w:marLeft w:val="0"/>
                                  <w:marRight w:val="0"/>
                                  <w:marTop w:val="0"/>
                                  <w:marBottom w:val="0"/>
                                  <w:divBdr>
                                    <w:top w:val="none" w:sz="0" w:space="0" w:color="auto"/>
                                    <w:left w:val="none" w:sz="0" w:space="0" w:color="auto"/>
                                    <w:bottom w:val="none" w:sz="0" w:space="0" w:color="auto"/>
                                    <w:right w:val="none" w:sz="0" w:space="0" w:color="auto"/>
                                  </w:divBdr>
                                  <w:divsChild>
                                    <w:div w:id="113864103">
                                      <w:marLeft w:val="0"/>
                                      <w:marRight w:val="0"/>
                                      <w:marTop w:val="0"/>
                                      <w:marBottom w:val="0"/>
                                      <w:divBdr>
                                        <w:top w:val="none" w:sz="0" w:space="0" w:color="auto"/>
                                        <w:left w:val="none" w:sz="0" w:space="0" w:color="auto"/>
                                        <w:bottom w:val="none" w:sz="0" w:space="0" w:color="auto"/>
                                        <w:right w:val="none" w:sz="0" w:space="0" w:color="auto"/>
                                      </w:divBdr>
                                      <w:divsChild>
                                        <w:div w:id="472526541">
                                          <w:marLeft w:val="0"/>
                                          <w:marRight w:val="30"/>
                                          <w:marTop w:val="30"/>
                                          <w:marBottom w:val="0"/>
                                          <w:divBdr>
                                            <w:top w:val="none" w:sz="0" w:space="0" w:color="auto"/>
                                            <w:left w:val="none" w:sz="0" w:space="0" w:color="auto"/>
                                            <w:bottom w:val="none" w:sz="0" w:space="0" w:color="auto"/>
                                            <w:right w:val="none" w:sz="0" w:space="0" w:color="auto"/>
                                          </w:divBdr>
                                          <w:divsChild>
                                            <w:div w:id="1542092098">
                                              <w:marLeft w:val="0"/>
                                              <w:marRight w:val="0"/>
                                              <w:marTop w:val="0"/>
                                              <w:marBottom w:val="0"/>
                                              <w:divBdr>
                                                <w:top w:val="none" w:sz="0" w:space="0" w:color="auto"/>
                                                <w:left w:val="none" w:sz="0" w:space="0" w:color="auto"/>
                                                <w:bottom w:val="none" w:sz="0" w:space="0" w:color="auto"/>
                                                <w:right w:val="none" w:sz="0" w:space="0" w:color="auto"/>
                                              </w:divBdr>
                                            </w:div>
                                          </w:divsChild>
                                        </w:div>
                                        <w:div w:id="2057699838">
                                          <w:marLeft w:val="60"/>
                                          <w:marRight w:val="150"/>
                                          <w:marTop w:val="105"/>
                                          <w:marBottom w:val="0"/>
                                          <w:divBdr>
                                            <w:top w:val="none" w:sz="0" w:space="0" w:color="auto"/>
                                            <w:left w:val="none" w:sz="0" w:space="0" w:color="auto"/>
                                            <w:bottom w:val="none" w:sz="0" w:space="0" w:color="auto"/>
                                            <w:right w:val="none" w:sz="0" w:space="0" w:color="auto"/>
                                          </w:divBdr>
                                        </w:div>
                                      </w:divsChild>
                                    </w:div>
                                    <w:div w:id="1084112079">
                                      <w:marLeft w:val="0"/>
                                      <w:marRight w:val="0"/>
                                      <w:marTop w:val="0"/>
                                      <w:marBottom w:val="0"/>
                                      <w:divBdr>
                                        <w:top w:val="none" w:sz="0" w:space="0" w:color="auto"/>
                                        <w:left w:val="none" w:sz="0" w:space="0" w:color="auto"/>
                                        <w:bottom w:val="none" w:sz="0" w:space="0" w:color="auto"/>
                                        <w:right w:val="none" w:sz="0" w:space="0" w:color="auto"/>
                                      </w:divBdr>
                                    </w:div>
                                  </w:divsChild>
                                </w:div>
                                <w:div w:id="68426293">
                                  <w:marLeft w:val="0"/>
                                  <w:marRight w:val="0"/>
                                  <w:marTop w:val="300"/>
                                  <w:marBottom w:val="0"/>
                                  <w:divBdr>
                                    <w:top w:val="none" w:sz="0" w:space="0" w:color="auto"/>
                                    <w:left w:val="none" w:sz="0" w:space="0" w:color="auto"/>
                                    <w:bottom w:val="none" w:sz="0" w:space="0" w:color="auto"/>
                                    <w:right w:val="none" w:sz="0" w:space="0" w:color="auto"/>
                                  </w:divBdr>
                                  <w:divsChild>
                                    <w:div w:id="1601258281">
                                      <w:marLeft w:val="300"/>
                                      <w:marRight w:val="0"/>
                                      <w:marTop w:val="0"/>
                                      <w:marBottom w:val="0"/>
                                      <w:divBdr>
                                        <w:top w:val="none" w:sz="0" w:space="0" w:color="auto"/>
                                        <w:left w:val="none" w:sz="0" w:space="0" w:color="auto"/>
                                        <w:bottom w:val="none" w:sz="0" w:space="0" w:color="auto"/>
                                        <w:right w:val="none" w:sz="0" w:space="0" w:color="auto"/>
                                      </w:divBdr>
                                      <w:divsChild>
                                        <w:div w:id="757098315">
                                          <w:marLeft w:val="0"/>
                                          <w:marRight w:val="0"/>
                                          <w:marTop w:val="0"/>
                                          <w:marBottom w:val="0"/>
                                          <w:divBdr>
                                            <w:top w:val="none" w:sz="0" w:space="0" w:color="auto"/>
                                            <w:left w:val="none" w:sz="0" w:space="0" w:color="auto"/>
                                            <w:bottom w:val="none" w:sz="0" w:space="0" w:color="auto"/>
                                            <w:right w:val="none" w:sz="0" w:space="0" w:color="auto"/>
                                          </w:divBdr>
                                          <w:divsChild>
                                            <w:div w:id="2143647461">
                                              <w:marLeft w:val="0"/>
                                              <w:marRight w:val="0"/>
                                              <w:marTop w:val="0"/>
                                              <w:marBottom w:val="0"/>
                                              <w:divBdr>
                                                <w:top w:val="none" w:sz="0" w:space="0" w:color="auto"/>
                                                <w:left w:val="none" w:sz="0" w:space="0" w:color="auto"/>
                                                <w:bottom w:val="none" w:sz="0" w:space="0" w:color="auto"/>
                                                <w:right w:val="none" w:sz="0" w:space="0" w:color="auto"/>
                                              </w:divBdr>
                                              <w:divsChild>
                                                <w:div w:id="716124120">
                                                  <w:marLeft w:val="0"/>
                                                  <w:marRight w:val="30"/>
                                                  <w:marTop w:val="30"/>
                                                  <w:marBottom w:val="0"/>
                                                  <w:divBdr>
                                                    <w:top w:val="none" w:sz="0" w:space="0" w:color="auto"/>
                                                    <w:left w:val="none" w:sz="0" w:space="0" w:color="auto"/>
                                                    <w:bottom w:val="none" w:sz="0" w:space="0" w:color="auto"/>
                                                    <w:right w:val="none" w:sz="0" w:space="0" w:color="auto"/>
                                                  </w:divBdr>
                                                  <w:divsChild>
                                                    <w:div w:id="846139674">
                                                      <w:marLeft w:val="0"/>
                                                      <w:marRight w:val="0"/>
                                                      <w:marTop w:val="0"/>
                                                      <w:marBottom w:val="0"/>
                                                      <w:divBdr>
                                                        <w:top w:val="none" w:sz="0" w:space="0" w:color="auto"/>
                                                        <w:left w:val="none" w:sz="0" w:space="0" w:color="auto"/>
                                                        <w:bottom w:val="none" w:sz="0" w:space="0" w:color="auto"/>
                                                        <w:right w:val="none" w:sz="0" w:space="0" w:color="auto"/>
                                                      </w:divBdr>
                                                    </w:div>
                                                  </w:divsChild>
                                                </w:div>
                                                <w:div w:id="94135700">
                                                  <w:marLeft w:val="60"/>
                                                  <w:marRight w:val="150"/>
                                                  <w:marTop w:val="105"/>
                                                  <w:marBottom w:val="0"/>
                                                  <w:divBdr>
                                                    <w:top w:val="none" w:sz="0" w:space="0" w:color="auto"/>
                                                    <w:left w:val="none" w:sz="0" w:space="0" w:color="auto"/>
                                                    <w:bottom w:val="none" w:sz="0" w:space="0" w:color="auto"/>
                                                    <w:right w:val="none" w:sz="0" w:space="0" w:color="auto"/>
                                                  </w:divBdr>
                                                </w:div>
                                              </w:divsChild>
                                            </w:div>
                                            <w:div w:id="1987658661">
                                              <w:marLeft w:val="0"/>
                                              <w:marRight w:val="0"/>
                                              <w:marTop w:val="0"/>
                                              <w:marBottom w:val="0"/>
                                              <w:divBdr>
                                                <w:top w:val="none" w:sz="0" w:space="0" w:color="auto"/>
                                                <w:left w:val="none" w:sz="0" w:space="0" w:color="auto"/>
                                                <w:bottom w:val="none" w:sz="0" w:space="0" w:color="auto"/>
                                                <w:right w:val="none" w:sz="0" w:space="0" w:color="auto"/>
                                              </w:divBdr>
                                              <w:divsChild>
                                                <w:div w:id="1254582819">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sChild>
                                        </w:div>
                                        <w:div w:id="770970581">
                                          <w:marLeft w:val="0"/>
                                          <w:marRight w:val="0"/>
                                          <w:marTop w:val="300"/>
                                          <w:marBottom w:val="0"/>
                                          <w:divBdr>
                                            <w:top w:val="none" w:sz="0" w:space="0" w:color="auto"/>
                                            <w:left w:val="none" w:sz="0" w:space="0" w:color="auto"/>
                                            <w:bottom w:val="none" w:sz="0" w:space="0" w:color="auto"/>
                                            <w:right w:val="none" w:sz="0" w:space="0" w:color="auto"/>
                                          </w:divBdr>
                                          <w:divsChild>
                                            <w:div w:id="1059323908">
                                              <w:marLeft w:val="300"/>
                                              <w:marRight w:val="0"/>
                                              <w:marTop w:val="0"/>
                                              <w:marBottom w:val="0"/>
                                              <w:divBdr>
                                                <w:top w:val="none" w:sz="0" w:space="0" w:color="auto"/>
                                                <w:left w:val="none" w:sz="0" w:space="0" w:color="auto"/>
                                                <w:bottom w:val="none" w:sz="0" w:space="0" w:color="auto"/>
                                                <w:right w:val="none" w:sz="0" w:space="0" w:color="auto"/>
                                              </w:divBdr>
                                              <w:divsChild>
                                                <w:div w:id="926963709">
                                                  <w:marLeft w:val="0"/>
                                                  <w:marRight w:val="0"/>
                                                  <w:marTop w:val="0"/>
                                                  <w:marBottom w:val="0"/>
                                                  <w:divBdr>
                                                    <w:top w:val="none" w:sz="0" w:space="0" w:color="auto"/>
                                                    <w:left w:val="none" w:sz="0" w:space="0" w:color="auto"/>
                                                    <w:bottom w:val="none" w:sz="0" w:space="0" w:color="auto"/>
                                                    <w:right w:val="none" w:sz="0" w:space="0" w:color="auto"/>
                                                  </w:divBdr>
                                                  <w:divsChild>
                                                    <w:div w:id="2132478536">
                                                      <w:marLeft w:val="0"/>
                                                      <w:marRight w:val="0"/>
                                                      <w:marTop w:val="0"/>
                                                      <w:marBottom w:val="0"/>
                                                      <w:divBdr>
                                                        <w:top w:val="none" w:sz="0" w:space="0" w:color="auto"/>
                                                        <w:left w:val="none" w:sz="0" w:space="0" w:color="auto"/>
                                                        <w:bottom w:val="none" w:sz="0" w:space="0" w:color="auto"/>
                                                        <w:right w:val="none" w:sz="0" w:space="0" w:color="auto"/>
                                                      </w:divBdr>
                                                      <w:divsChild>
                                                        <w:div w:id="1869685883">
                                                          <w:marLeft w:val="0"/>
                                                          <w:marRight w:val="30"/>
                                                          <w:marTop w:val="30"/>
                                                          <w:marBottom w:val="0"/>
                                                          <w:divBdr>
                                                            <w:top w:val="none" w:sz="0" w:space="0" w:color="auto"/>
                                                            <w:left w:val="none" w:sz="0" w:space="0" w:color="auto"/>
                                                            <w:bottom w:val="none" w:sz="0" w:space="0" w:color="auto"/>
                                                            <w:right w:val="none" w:sz="0" w:space="0" w:color="auto"/>
                                                          </w:divBdr>
                                                          <w:divsChild>
                                                            <w:div w:id="1638532279">
                                                              <w:marLeft w:val="0"/>
                                                              <w:marRight w:val="0"/>
                                                              <w:marTop w:val="0"/>
                                                              <w:marBottom w:val="0"/>
                                                              <w:divBdr>
                                                                <w:top w:val="none" w:sz="0" w:space="0" w:color="auto"/>
                                                                <w:left w:val="none" w:sz="0" w:space="0" w:color="auto"/>
                                                                <w:bottom w:val="none" w:sz="0" w:space="0" w:color="auto"/>
                                                                <w:right w:val="none" w:sz="0" w:space="0" w:color="auto"/>
                                                              </w:divBdr>
                                                            </w:div>
                                                          </w:divsChild>
                                                        </w:div>
                                                        <w:div w:id="85075874">
                                                          <w:marLeft w:val="60"/>
                                                          <w:marRight w:val="150"/>
                                                          <w:marTop w:val="105"/>
                                                          <w:marBottom w:val="0"/>
                                                          <w:divBdr>
                                                            <w:top w:val="none" w:sz="0" w:space="0" w:color="auto"/>
                                                            <w:left w:val="none" w:sz="0" w:space="0" w:color="auto"/>
                                                            <w:bottom w:val="none" w:sz="0" w:space="0" w:color="auto"/>
                                                            <w:right w:val="none" w:sz="0" w:space="0" w:color="auto"/>
                                                          </w:divBdr>
                                                        </w:div>
                                                      </w:divsChild>
                                                    </w:div>
                                                    <w:div w:id="1740597770">
                                                      <w:marLeft w:val="0"/>
                                                      <w:marRight w:val="0"/>
                                                      <w:marTop w:val="0"/>
                                                      <w:marBottom w:val="0"/>
                                                      <w:divBdr>
                                                        <w:top w:val="none" w:sz="0" w:space="0" w:color="auto"/>
                                                        <w:left w:val="none" w:sz="0" w:space="0" w:color="auto"/>
                                                        <w:bottom w:val="none" w:sz="0" w:space="0" w:color="auto"/>
                                                        <w:right w:val="none" w:sz="0" w:space="0" w:color="auto"/>
                                                      </w:divBdr>
                                                    </w:div>
                                                  </w:divsChild>
                                                </w:div>
                                                <w:div w:id="1418942929">
                                                  <w:marLeft w:val="0"/>
                                                  <w:marRight w:val="0"/>
                                                  <w:marTop w:val="300"/>
                                                  <w:marBottom w:val="0"/>
                                                  <w:divBdr>
                                                    <w:top w:val="none" w:sz="0" w:space="0" w:color="auto"/>
                                                    <w:left w:val="none" w:sz="0" w:space="0" w:color="auto"/>
                                                    <w:bottom w:val="none" w:sz="0" w:space="0" w:color="auto"/>
                                                    <w:right w:val="none" w:sz="0" w:space="0" w:color="auto"/>
                                                  </w:divBdr>
                                                  <w:divsChild>
                                                    <w:div w:id="1413890318">
                                                      <w:marLeft w:val="300"/>
                                                      <w:marRight w:val="0"/>
                                                      <w:marTop w:val="0"/>
                                                      <w:marBottom w:val="0"/>
                                                      <w:divBdr>
                                                        <w:top w:val="none" w:sz="0" w:space="0" w:color="auto"/>
                                                        <w:left w:val="none" w:sz="0" w:space="0" w:color="auto"/>
                                                        <w:bottom w:val="none" w:sz="0" w:space="0" w:color="auto"/>
                                                        <w:right w:val="none" w:sz="0" w:space="0" w:color="auto"/>
                                                      </w:divBdr>
                                                      <w:divsChild>
                                                        <w:div w:id="207106665">
                                                          <w:marLeft w:val="0"/>
                                                          <w:marRight w:val="0"/>
                                                          <w:marTop w:val="0"/>
                                                          <w:marBottom w:val="0"/>
                                                          <w:divBdr>
                                                            <w:top w:val="none" w:sz="0" w:space="0" w:color="auto"/>
                                                            <w:left w:val="none" w:sz="0" w:space="0" w:color="auto"/>
                                                            <w:bottom w:val="none" w:sz="0" w:space="0" w:color="auto"/>
                                                            <w:right w:val="none" w:sz="0" w:space="0" w:color="auto"/>
                                                          </w:divBdr>
                                                          <w:divsChild>
                                                            <w:div w:id="645862070">
                                                              <w:marLeft w:val="0"/>
                                                              <w:marRight w:val="0"/>
                                                              <w:marTop w:val="0"/>
                                                              <w:marBottom w:val="0"/>
                                                              <w:divBdr>
                                                                <w:top w:val="none" w:sz="0" w:space="0" w:color="auto"/>
                                                                <w:left w:val="none" w:sz="0" w:space="0" w:color="auto"/>
                                                                <w:bottom w:val="none" w:sz="0" w:space="0" w:color="auto"/>
                                                                <w:right w:val="none" w:sz="0" w:space="0" w:color="auto"/>
                                                              </w:divBdr>
                                                              <w:divsChild>
                                                                <w:div w:id="457528189">
                                                                  <w:marLeft w:val="0"/>
                                                                  <w:marRight w:val="30"/>
                                                                  <w:marTop w:val="30"/>
                                                                  <w:marBottom w:val="0"/>
                                                                  <w:divBdr>
                                                                    <w:top w:val="none" w:sz="0" w:space="0" w:color="auto"/>
                                                                    <w:left w:val="none" w:sz="0" w:space="0" w:color="auto"/>
                                                                    <w:bottom w:val="none" w:sz="0" w:space="0" w:color="auto"/>
                                                                    <w:right w:val="none" w:sz="0" w:space="0" w:color="auto"/>
                                                                  </w:divBdr>
                                                                  <w:divsChild>
                                                                    <w:div w:id="502858719">
                                                                      <w:marLeft w:val="0"/>
                                                                      <w:marRight w:val="0"/>
                                                                      <w:marTop w:val="0"/>
                                                                      <w:marBottom w:val="0"/>
                                                                      <w:divBdr>
                                                                        <w:top w:val="none" w:sz="0" w:space="0" w:color="auto"/>
                                                                        <w:left w:val="none" w:sz="0" w:space="0" w:color="auto"/>
                                                                        <w:bottom w:val="none" w:sz="0" w:space="0" w:color="auto"/>
                                                                        <w:right w:val="none" w:sz="0" w:space="0" w:color="auto"/>
                                                                      </w:divBdr>
                                                                    </w:div>
                                                                  </w:divsChild>
                                                                </w:div>
                                                                <w:div w:id="129982235">
                                                                  <w:marLeft w:val="60"/>
                                                                  <w:marRight w:val="150"/>
                                                                  <w:marTop w:val="105"/>
                                                                  <w:marBottom w:val="0"/>
                                                                  <w:divBdr>
                                                                    <w:top w:val="none" w:sz="0" w:space="0" w:color="auto"/>
                                                                    <w:left w:val="none" w:sz="0" w:space="0" w:color="auto"/>
                                                                    <w:bottom w:val="none" w:sz="0" w:space="0" w:color="auto"/>
                                                                    <w:right w:val="none" w:sz="0" w:space="0" w:color="auto"/>
                                                                  </w:divBdr>
                                                                </w:div>
                                                              </w:divsChild>
                                                            </w:div>
                                                            <w:div w:id="1079443696">
                                                              <w:marLeft w:val="0"/>
                                                              <w:marRight w:val="0"/>
                                                              <w:marTop w:val="0"/>
                                                              <w:marBottom w:val="0"/>
                                                              <w:divBdr>
                                                                <w:top w:val="none" w:sz="0" w:space="0" w:color="auto"/>
                                                                <w:left w:val="none" w:sz="0" w:space="0" w:color="auto"/>
                                                                <w:bottom w:val="none" w:sz="0" w:space="0" w:color="auto"/>
                                                                <w:right w:val="none" w:sz="0" w:space="0" w:color="auto"/>
                                                              </w:divBdr>
                                                              <w:divsChild>
                                                                <w:div w:id="1757095572">
                                                                  <w:blockQuote w:val="1"/>
                                                                  <w:marLeft w:val="0"/>
                                                                  <w:marRight w:val="0"/>
                                                                  <w:marTop w:val="199"/>
                                                                  <w:marBottom w:val="199"/>
                                                                  <w:divBdr>
                                                                    <w:top w:val="none" w:sz="0" w:space="0" w:color="auto"/>
                                                                    <w:left w:val="single" w:sz="12" w:space="11" w:color="BBBBBB"/>
                                                                    <w:bottom w:val="none" w:sz="0" w:space="0" w:color="auto"/>
                                                                    <w:right w:val="none" w:sz="0" w:space="0" w:color="auto"/>
                                                                  </w:divBdr>
                                                                </w:div>
                                                                <w:div w:id="2120175897">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sChild>
                                                        </w:div>
                                                        <w:div w:id="213582957">
                                                          <w:marLeft w:val="0"/>
                                                          <w:marRight w:val="0"/>
                                                          <w:marTop w:val="300"/>
                                                          <w:marBottom w:val="0"/>
                                                          <w:divBdr>
                                                            <w:top w:val="none" w:sz="0" w:space="0" w:color="auto"/>
                                                            <w:left w:val="none" w:sz="0" w:space="0" w:color="auto"/>
                                                            <w:bottom w:val="none" w:sz="0" w:space="0" w:color="auto"/>
                                                            <w:right w:val="none" w:sz="0" w:space="0" w:color="auto"/>
                                                          </w:divBdr>
                                                          <w:divsChild>
                                                            <w:div w:id="662246492">
                                                              <w:marLeft w:val="300"/>
                                                              <w:marRight w:val="0"/>
                                                              <w:marTop w:val="0"/>
                                                              <w:marBottom w:val="0"/>
                                                              <w:divBdr>
                                                                <w:top w:val="none" w:sz="0" w:space="0" w:color="auto"/>
                                                                <w:left w:val="none" w:sz="0" w:space="0" w:color="auto"/>
                                                                <w:bottom w:val="none" w:sz="0" w:space="0" w:color="auto"/>
                                                                <w:right w:val="none" w:sz="0" w:space="0" w:color="auto"/>
                                                              </w:divBdr>
                                                              <w:divsChild>
                                                                <w:div w:id="1479760733">
                                                                  <w:marLeft w:val="0"/>
                                                                  <w:marRight w:val="0"/>
                                                                  <w:marTop w:val="0"/>
                                                                  <w:marBottom w:val="0"/>
                                                                  <w:divBdr>
                                                                    <w:top w:val="none" w:sz="0" w:space="0" w:color="auto"/>
                                                                    <w:left w:val="none" w:sz="0" w:space="0" w:color="auto"/>
                                                                    <w:bottom w:val="none" w:sz="0" w:space="0" w:color="auto"/>
                                                                    <w:right w:val="none" w:sz="0" w:space="0" w:color="auto"/>
                                                                  </w:divBdr>
                                                                  <w:divsChild>
                                                                    <w:div w:id="1087382098">
                                                                      <w:marLeft w:val="0"/>
                                                                      <w:marRight w:val="0"/>
                                                                      <w:marTop w:val="0"/>
                                                                      <w:marBottom w:val="0"/>
                                                                      <w:divBdr>
                                                                        <w:top w:val="none" w:sz="0" w:space="0" w:color="auto"/>
                                                                        <w:left w:val="none" w:sz="0" w:space="0" w:color="auto"/>
                                                                        <w:bottom w:val="none" w:sz="0" w:space="0" w:color="auto"/>
                                                                        <w:right w:val="none" w:sz="0" w:space="0" w:color="auto"/>
                                                                      </w:divBdr>
                                                                      <w:divsChild>
                                                                        <w:div w:id="514225683">
                                                                          <w:marLeft w:val="0"/>
                                                                          <w:marRight w:val="30"/>
                                                                          <w:marTop w:val="30"/>
                                                                          <w:marBottom w:val="0"/>
                                                                          <w:divBdr>
                                                                            <w:top w:val="none" w:sz="0" w:space="0" w:color="auto"/>
                                                                            <w:left w:val="none" w:sz="0" w:space="0" w:color="auto"/>
                                                                            <w:bottom w:val="none" w:sz="0" w:space="0" w:color="auto"/>
                                                                            <w:right w:val="none" w:sz="0" w:space="0" w:color="auto"/>
                                                                          </w:divBdr>
                                                                          <w:divsChild>
                                                                            <w:div w:id="262880441">
                                                                              <w:marLeft w:val="0"/>
                                                                              <w:marRight w:val="0"/>
                                                                              <w:marTop w:val="0"/>
                                                                              <w:marBottom w:val="0"/>
                                                                              <w:divBdr>
                                                                                <w:top w:val="none" w:sz="0" w:space="0" w:color="auto"/>
                                                                                <w:left w:val="none" w:sz="0" w:space="0" w:color="auto"/>
                                                                                <w:bottom w:val="none" w:sz="0" w:space="0" w:color="auto"/>
                                                                                <w:right w:val="none" w:sz="0" w:space="0" w:color="auto"/>
                                                                              </w:divBdr>
                                                                            </w:div>
                                                                          </w:divsChild>
                                                                        </w:div>
                                                                        <w:div w:id="1924100576">
                                                                          <w:marLeft w:val="60"/>
                                                                          <w:marRight w:val="150"/>
                                                                          <w:marTop w:val="105"/>
                                                                          <w:marBottom w:val="0"/>
                                                                          <w:divBdr>
                                                                            <w:top w:val="none" w:sz="0" w:space="0" w:color="auto"/>
                                                                            <w:left w:val="none" w:sz="0" w:space="0" w:color="auto"/>
                                                                            <w:bottom w:val="none" w:sz="0" w:space="0" w:color="auto"/>
                                                                            <w:right w:val="none" w:sz="0" w:space="0" w:color="auto"/>
                                                                          </w:divBdr>
                                                                        </w:div>
                                                                      </w:divsChild>
                                                                    </w:div>
                                                                    <w:div w:id="7385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4055">
                                                              <w:marLeft w:val="300"/>
                                                              <w:marRight w:val="0"/>
                                                              <w:marTop w:val="0"/>
                                                              <w:marBottom w:val="0"/>
                                                              <w:divBdr>
                                                                <w:top w:val="none" w:sz="0" w:space="0" w:color="auto"/>
                                                                <w:left w:val="none" w:sz="0" w:space="0" w:color="auto"/>
                                                                <w:bottom w:val="none" w:sz="0" w:space="0" w:color="auto"/>
                                                                <w:right w:val="none" w:sz="0" w:space="0" w:color="auto"/>
                                                              </w:divBdr>
                                                              <w:divsChild>
                                                                <w:div w:id="136917602">
                                                                  <w:marLeft w:val="0"/>
                                                                  <w:marRight w:val="0"/>
                                                                  <w:marTop w:val="0"/>
                                                                  <w:marBottom w:val="0"/>
                                                                  <w:divBdr>
                                                                    <w:top w:val="none" w:sz="0" w:space="0" w:color="auto"/>
                                                                    <w:left w:val="none" w:sz="0" w:space="0" w:color="auto"/>
                                                                    <w:bottom w:val="none" w:sz="0" w:space="0" w:color="auto"/>
                                                                    <w:right w:val="none" w:sz="0" w:space="0" w:color="auto"/>
                                                                  </w:divBdr>
                                                                  <w:divsChild>
                                                                    <w:div w:id="128672301">
                                                                      <w:marLeft w:val="0"/>
                                                                      <w:marRight w:val="0"/>
                                                                      <w:marTop w:val="0"/>
                                                                      <w:marBottom w:val="0"/>
                                                                      <w:divBdr>
                                                                        <w:top w:val="none" w:sz="0" w:space="0" w:color="auto"/>
                                                                        <w:left w:val="none" w:sz="0" w:space="0" w:color="auto"/>
                                                                        <w:bottom w:val="none" w:sz="0" w:space="0" w:color="auto"/>
                                                                        <w:right w:val="none" w:sz="0" w:space="0" w:color="auto"/>
                                                                      </w:divBdr>
                                                                      <w:divsChild>
                                                                        <w:div w:id="1945569719">
                                                                          <w:marLeft w:val="0"/>
                                                                          <w:marRight w:val="30"/>
                                                                          <w:marTop w:val="30"/>
                                                                          <w:marBottom w:val="0"/>
                                                                          <w:divBdr>
                                                                            <w:top w:val="none" w:sz="0" w:space="0" w:color="auto"/>
                                                                            <w:left w:val="none" w:sz="0" w:space="0" w:color="auto"/>
                                                                            <w:bottom w:val="none" w:sz="0" w:space="0" w:color="auto"/>
                                                                            <w:right w:val="none" w:sz="0" w:space="0" w:color="auto"/>
                                                                          </w:divBdr>
                                                                          <w:divsChild>
                                                                            <w:div w:id="545680705">
                                                                              <w:marLeft w:val="0"/>
                                                                              <w:marRight w:val="0"/>
                                                                              <w:marTop w:val="0"/>
                                                                              <w:marBottom w:val="0"/>
                                                                              <w:divBdr>
                                                                                <w:top w:val="none" w:sz="0" w:space="0" w:color="auto"/>
                                                                                <w:left w:val="none" w:sz="0" w:space="0" w:color="auto"/>
                                                                                <w:bottom w:val="none" w:sz="0" w:space="0" w:color="auto"/>
                                                                                <w:right w:val="none" w:sz="0" w:space="0" w:color="auto"/>
                                                                              </w:divBdr>
                                                                            </w:div>
                                                                          </w:divsChild>
                                                                        </w:div>
                                                                        <w:div w:id="968975247">
                                                                          <w:marLeft w:val="60"/>
                                                                          <w:marRight w:val="150"/>
                                                                          <w:marTop w:val="105"/>
                                                                          <w:marBottom w:val="0"/>
                                                                          <w:divBdr>
                                                                            <w:top w:val="none" w:sz="0" w:space="0" w:color="auto"/>
                                                                            <w:left w:val="none" w:sz="0" w:space="0" w:color="auto"/>
                                                                            <w:bottom w:val="none" w:sz="0" w:space="0" w:color="auto"/>
                                                                            <w:right w:val="none" w:sz="0" w:space="0" w:color="auto"/>
                                                                          </w:divBdr>
                                                                        </w:div>
                                                                      </w:divsChild>
                                                                    </w:div>
                                                                    <w:div w:id="936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021514">
                                              <w:marLeft w:val="300"/>
                                              <w:marRight w:val="0"/>
                                              <w:marTop w:val="0"/>
                                              <w:marBottom w:val="0"/>
                                              <w:divBdr>
                                                <w:top w:val="none" w:sz="0" w:space="0" w:color="auto"/>
                                                <w:left w:val="none" w:sz="0" w:space="0" w:color="auto"/>
                                                <w:bottom w:val="none" w:sz="0" w:space="0" w:color="auto"/>
                                                <w:right w:val="none" w:sz="0" w:space="0" w:color="auto"/>
                                              </w:divBdr>
                                              <w:divsChild>
                                                <w:div w:id="1113209142">
                                                  <w:marLeft w:val="0"/>
                                                  <w:marRight w:val="0"/>
                                                  <w:marTop w:val="0"/>
                                                  <w:marBottom w:val="0"/>
                                                  <w:divBdr>
                                                    <w:top w:val="none" w:sz="0" w:space="0" w:color="auto"/>
                                                    <w:left w:val="none" w:sz="0" w:space="0" w:color="auto"/>
                                                    <w:bottom w:val="none" w:sz="0" w:space="0" w:color="auto"/>
                                                    <w:right w:val="none" w:sz="0" w:space="0" w:color="auto"/>
                                                  </w:divBdr>
                                                  <w:divsChild>
                                                    <w:div w:id="1773427669">
                                                      <w:marLeft w:val="0"/>
                                                      <w:marRight w:val="0"/>
                                                      <w:marTop w:val="0"/>
                                                      <w:marBottom w:val="0"/>
                                                      <w:divBdr>
                                                        <w:top w:val="none" w:sz="0" w:space="0" w:color="auto"/>
                                                        <w:left w:val="none" w:sz="0" w:space="0" w:color="auto"/>
                                                        <w:bottom w:val="none" w:sz="0" w:space="0" w:color="auto"/>
                                                        <w:right w:val="none" w:sz="0" w:space="0" w:color="auto"/>
                                                      </w:divBdr>
                                                      <w:divsChild>
                                                        <w:div w:id="1690640528">
                                                          <w:marLeft w:val="0"/>
                                                          <w:marRight w:val="30"/>
                                                          <w:marTop w:val="30"/>
                                                          <w:marBottom w:val="0"/>
                                                          <w:divBdr>
                                                            <w:top w:val="none" w:sz="0" w:space="0" w:color="auto"/>
                                                            <w:left w:val="none" w:sz="0" w:space="0" w:color="auto"/>
                                                            <w:bottom w:val="none" w:sz="0" w:space="0" w:color="auto"/>
                                                            <w:right w:val="none" w:sz="0" w:space="0" w:color="auto"/>
                                                          </w:divBdr>
                                                          <w:divsChild>
                                                            <w:div w:id="646545263">
                                                              <w:marLeft w:val="0"/>
                                                              <w:marRight w:val="0"/>
                                                              <w:marTop w:val="0"/>
                                                              <w:marBottom w:val="0"/>
                                                              <w:divBdr>
                                                                <w:top w:val="none" w:sz="0" w:space="0" w:color="auto"/>
                                                                <w:left w:val="none" w:sz="0" w:space="0" w:color="auto"/>
                                                                <w:bottom w:val="none" w:sz="0" w:space="0" w:color="auto"/>
                                                                <w:right w:val="none" w:sz="0" w:space="0" w:color="auto"/>
                                                              </w:divBdr>
                                                            </w:div>
                                                          </w:divsChild>
                                                        </w:div>
                                                        <w:div w:id="1382023838">
                                                          <w:marLeft w:val="60"/>
                                                          <w:marRight w:val="150"/>
                                                          <w:marTop w:val="105"/>
                                                          <w:marBottom w:val="0"/>
                                                          <w:divBdr>
                                                            <w:top w:val="none" w:sz="0" w:space="0" w:color="auto"/>
                                                            <w:left w:val="none" w:sz="0" w:space="0" w:color="auto"/>
                                                            <w:bottom w:val="none" w:sz="0" w:space="0" w:color="auto"/>
                                                            <w:right w:val="none" w:sz="0" w:space="0" w:color="auto"/>
                                                          </w:divBdr>
                                                        </w:div>
                                                      </w:divsChild>
                                                    </w:div>
                                                    <w:div w:id="4373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175070">
                                      <w:marLeft w:val="300"/>
                                      <w:marRight w:val="0"/>
                                      <w:marTop w:val="0"/>
                                      <w:marBottom w:val="0"/>
                                      <w:divBdr>
                                        <w:top w:val="none" w:sz="0" w:space="0" w:color="auto"/>
                                        <w:left w:val="none" w:sz="0" w:space="0" w:color="auto"/>
                                        <w:bottom w:val="none" w:sz="0" w:space="0" w:color="auto"/>
                                        <w:right w:val="none" w:sz="0" w:space="0" w:color="auto"/>
                                      </w:divBdr>
                                      <w:divsChild>
                                        <w:div w:id="2072577764">
                                          <w:marLeft w:val="0"/>
                                          <w:marRight w:val="0"/>
                                          <w:marTop w:val="0"/>
                                          <w:marBottom w:val="0"/>
                                          <w:divBdr>
                                            <w:top w:val="none" w:sz="0" w:space="0" w:color="auto"/>
                                            <w:left w:val="none" w:sz="0" w:space="0" w:color="auto"/>
                                            <w:bottom w:val="none" w:sz="0" w:space="0" w:color="auto"/>
                                            <w:right w:val="none" w:sz="0" w:space="0" w:color="auto"/>
                                          </w:divBdr>
                                          <w:divsChild>
                                            <w:div w:id="438917633">
                                              <w:marLeft w:val="0"/>
                                              <w:marRight w:val="0"/>
                                              <w:marTop w:val="0"/>
                                              <w:marBottom w:val="0"/>
                                              <w:divBdr>
                                                <w:top w:val="none" w:sz="0" w:space="0" w:color="auto"/>
                                                <w:left w:val="none" w:sz="0" w:space="0" w:color="auto"/>
                                                <w:bottom w:val="none" w:sz="0" w:space="0" w:color="auto"/>
                                                <w:right w:val="none" w:sz="0" w:space="0" w:color="auto"/>
                                              </w:divBdr>
                                              <w:divsChild>
                                                <w:div w:id="1396977085">
                                                  <w:marLeft w:val="0"/>
                                                  <w:marRight w:val="30"/>
                                                  <w:marTop w:val="30"/>
                                                  <w:marBottom w:val="0"/>
                                                  <w:divBdr>
                                                    <w:top w:val="none" w:sz="0" w:space="0" w:color="auto"/>
                                                    <w:left w:val="none" w:sz="0" w:space="0" w:color="auto"/>
                                                    <w:bottom w:val="none" w:sz="0" w:space="0" w:color="auto"/>
                                                    <w:right w:val="none" w:sz="0" w:space="0" w:color="auto"/>
                                                  </w:divBdr>
                                                  <w:divsChild>
                                                    <w:div w:id="526454764">
                                                      <w:marLeft w:val="0"/>
                                                      <w:marRight w:val="0"/>
                                                      <w:marTop w:val="0"/>
                                                      <w:marBottom w:val="0"/>
                                                      <w:divBdr>
                                                        <w:top w:val="none" w:sz="0" w:space="0" w:color="auto"/>
                                                        <w:left w:val="none" w:sz="0" w:space="0" w:color="auto"/>
                                                        <w:bottom w:val="none" w:sz="0" w:space="0" w:color="auto"/>
                                                        <w:right w:val="none" w:sz="0" w:space="0" w:color="auto"/>
                                                      </w:divBdr>
                                                    </w:div>
                                                  </w:divsChild>
                                                </w:div>
                                                <w:div w:id="1045832790">
                                                  <w:marLeft w:val="60"/>
                                                  <w:marRight w:val="150"/>
                                                  <w:marTop w:val="105"/>
                                                  <w:marBottom w:val="0"/>
                                                  <w:divBdr>
                                                    <w:top w:val="none" w:sz="0" w:space="0" w:color="auto"/>
                                                    <w:left w:val="none" w:sz="0" w:space="0" w:color="auto"/>
                                                    <w:bottom w:val="none" w:sz="0" w:space="0" w:color="auto"/>
                                                    <w:right w:val="none" w:sz="0" w:space="0" w:color="auto"/>
                                                  </w:divBdr>
                                                </w:div>
                                              </w:divsChild>
                                            </w:div>
                                            <w:div w:id="18757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489229">
              <w:marLeft w:val="0"/>
              <w:marRight w:val="0"/>
              <w:marTop w:val="0"/>
              <w:marBottom w:val="0"/>
              <w:divBdr>
                <w:top w:val="none" w:sz="0" w:space="0" w:color="auto"/>
                <w:left w:val="none" w:sz="0" w:space="0" w:color="auto"/>
                <w:bottom w:val="none" w:sz="0" w:space="0" w:color="auto"/>
                <w:right w:val="none" w:sz="0" w:space="0" w:color="auto"/>
              </w:divBdr>
              <w:divsChild>
                <w:div w:id="1015613612">
                  <w:marLeft w:val="0"/>
                  <w:marRight w:val="0"/>
                  <w:marTop w:val="0"/>
                  <w:marBottom w:val="0"/>
                  <w:divBdr>
                    <w:top w:val="none" w:sz="0" w:space="0" w:color="auto"/>
                    <w:left w:val="none" w:sz="0" w:space="0" w:color="auto"/>
                    <w:bottom w:val="none" w:sz="0" w:space="0" w:color="auto"/>
                    <w:right w:val="none" w:sz="0" w:space="0" w:color="auto"/>
                  </w:divBdr>
                  <w:divsChild>
                    <w:div w:id="1149324825">
                      <w:marLeft w:val="0"/>
                      <w:marRight w:val="0"/>
                      <w:marTop w:val="0"/>
                      <w:marBottom w:val="0"/>
                      <w:divBdr>
                        <w:top w:val="none" w:sz="0" w:space="0" w:color="auto"/>
                        <w:left w:val="none" w:sz="0" w:space="0" w:color="auto"/>
                        <w:bottom w:val="none" w:sz="0" w:space="0" w:color="auto"/>
                        <w:right w:val="none" w:sz="0" w:space="0" w:color="auto"/>
                      </w:divBdr>
                      <w:divsChild>
                        <w:div w:id="1043289890">
                          <w:marLeft w:val="0"/>
                          <w:marRight w:val="30"/>
                          <w:marTop w:val="30"/>
                          <w:marBottom w:val="0"/>
                          <w:divBdr>
                            <w:top w:val="none" w:sz="0" w:space="0" w:color="auto"/>
                            <w:left w:val="none" w:sz="0" w:space="0" w:color="auto"/>
                            <w:bottom w:val="none" w:sz="0" w:space="0" w:color="auto"/>
                            <w:right w:val="none" w:sz="0" w:space="0" w:color="auto"/>
                          </w:divBdr>
                          <w:divsChild>
                            <w:div w:id="4898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255">
                      <w:marLeft w:val="0"/>
                      <w:marRight w:val="0"/>
                      <w:marTop w:val="0"/>
                      <w:marBottom w:val="0"/>
                      <w:divBdr>
                        <w:top w:val="none" w:sz="0" w:space="0" w:color="auto"/>
                        <w:left w:val="none" w:sz="0" w:space="0" w:color="auto"/>
                        <w:bottom w:val="none" w:sz="0" w:space="0" w:color="auto"/>
                        <w:right w:val="none" w:sz="0" w:space="0" w:color="auto"/>
                      </w:divBdr>
                    </w:div>
                  </w:divsChild>
                </w:div>
                <w:div w:id="1759398381">
                  <w:marLeft w:val="0"/>
                  <w:marRight w:val="0"/>
                  <w:marTop w:val="300"/>
                  <w:marBottom w:val="0"/>
                  <w:divBdr>
                    <w:top w:val="none" w:sz="0" w:space="0" w:color="auto"/>
                    <w:left w:val="none" w:sz="0" w:space="0" w:color="auto"/>
                    <w:bottom w:val="none" w:sz="0" w:space="0" w:color="auto"/>
                    <w:right w:val="none" w:sz="0" w:space="0" w:color="auto"/>
                  </w:divBdr>
                  <w:divsChild>
                    <w:div w:id="1783265548">
                      <w:marLeft w:val="300"/>
                      <w:marRight w:val="0"/>
                      <w:marTop w:val="0"/>
                      <w:marBottom w:val="0"/>
                      <w:divBdr>
                        <w:top w:val="none" w:sz="0" w:space="0" w:color="auto"/>
                        <w:left w:val="none" w:sz="0" w:space="0" w:color="auto"/>
                        <w:bottom w:val="none" w:sz="0" w:space="0" w:color="auto"/>
                        <w:right w:val="none" w:sz="0" w:space="0" w:color="auto"/>
                      </w:divBdr>
                      <w:divsChild>
                        <w:div w:id="566109119">
                          <w:marLeft w:val="0"/>
                          <w:marRight w:val="0"/>
                          <w:marTop w:val="0"/>
                          <w:marBottom w:val="0"/>
                          <w:divBdr>
                            <w:top w:val="none" w:sz="0" w:space="0" w:color="auto"/>
                            <w:left w:val="none" w:sz="0" w:space="0" w:color="auto"/>
                            <w:bottom w:val="none" w:sz="0" w:space="0" w:color="auto"/>
                            <w:right w:val="none" w:sz="0" w:space="0" w:color="auto"/>
                          </w:divBdr>
                          <w:divsChild>
                            <w:div w:id="2032955906">
                              <w:marLeft w:val="0"/>
                              <w:marRight w:val="0"/>
                              <w:marTop w:val="0"/>
                              <w:marBottom w:val="0"/>
                              <w:divBdr>
                                <w:top w:val="none" w:sz="0" w:space="0" w:color="auto"/>
                                <w:left w:val="none" w:sz="0" w:space="0" w:color="auto"/>
                                <w:bottom w:val="none" w:sz="0" w:space="0" w:color="auto"/>
                                <w:right w:val="none" w:sz="0" w:space="0" w:color="auto"/>
                              </w:divBdr>
                              <w:divsChild>
                                <w:div w:id="1667854267">
                                  <w:marLeft w:val="0"/>
                                  <w:marRight w:val="30"/>
                                  <w:marTop w:val="30"/>
                                  <w:marBottom w:val="0"/>
                                  <w:divBdr>
                                    <w:top w:val="none" w:sz="0" w:space="0" w:color="auto"/>
                                    <w:left w:val="none" w:sz="0" w:space="0" w:color="auto"/>
                                    <w:bottom w:val="none" w:sz="0" w:space="0" w:color="auto"/>
                                    <w:right w:val="none" w:sz="0" w:space="0" w:color="auto"/>
                                  </w:divBdr>
                                  <w:divsChild>
                                    <w:div w:id="765269803">
                                      <w:marLeft w:val="0"/>
                                      <w:marRight w:val="0"/>
                                      <w:marTop w:val="0"/>
                                      <w:marBottom w:val="0"/>
                                      <w:divBdr>
                                        <w:top w:val="none" w:sz="0" w:space="0" w:color="auto"/>
                                        <w:left w:val="none" w:sz="0" w:space="0" w:color="auto"/>
                                        <w:bottom w:val="none" w:sz="0" w:space="0" w:color="auto"/>
                                        <w:right w:val="none" w:sz="0" w:space="0" w:color="auto"/>
                                      </w:divBdr>
                                    </w:div>
                                  </w:divsChild>
                                </w:div>
                                <w:div w:id="1971520906">
                                  <w:marLeft w:val="60"/>
                                  <w:marRight w:val="150"/>
                                  <w:marTop w:val="105"/>
                                  <w:marBottom w:val="0"/>
                                  <w:divBdr>
                                    <w:top w:val="none" w:sz="0" w:space="0" w:color="auto"/>
                                    <w:left w:val="none" w:sz="0" w:space="0" w:color="auto"/>
                                    <w:bottom w:val="none" w:sz="0" w:space="0" w:color="auto"/>
                                    <w:right w:val="none" w:sz="0" w:space="0" w:color="auto"/>
                                  </w:divBdr>
                                </w:div>
                              </w:divsChild>
                            </w:div>
                            <w:div w:id="1803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112313">
              <w:marLeft w:val="0"/>
              <w:marRight w:val="0"/>
              <w:marTop w:val="0"/>
              <w:marBottom w:val="0"/>
              <w:divBdr>
                <w:top w:val="none" w:sz="0" w:space="0" w:color="auto"/>
                <w:left w:val="none" w:sz="0" w:space="0" w:color="auto"/>
                <w:bottom w:val="none" w:sz="0" w:space="0" w:color="auto"/>
                <w:right w:val="none" w:sz="0" w:space="0" w:color="auto"/>
              </w:divBdr>
              <w:divsChild>
                <w:div w:id="608582202">
                  <w:marLeft w:val="0"/>
                  <w:marRight w:val="0"/>
                  <w:marTop w:val="0"/>
                  <w:marBottom w:val="0"/>
                  <w:divBdr>
                    <w:top w:val="none" w:sz="0" w:space="0" w:color="auto"/>
                    <w:left w:val="none" w:sz="0" w:space="0" w:color="auto"/>
                    <w:bottom w:val="none" w:sz="0" w:space="0" w:color="auto"/>
                    <w:right w:val="none" w:sz="0" w:space="0" w:color="auto"/>
                  </w:divBdr>
                  <w:divsChild>
                    <w:div w:id="1530142012">
                      <w:marLeft w:val="0"/>
                      <w:marRight w:val="0"/>
                      <w:marTop w:val="0"/>
                      <w:marBottom w:val="0"/>
                      <w:divBdr>
                        <w:top w:val="none" w:sz="0" w:space="0" w:color="auto"/>
                        <w:left w:val="none" w:sz="0" w:space="0" w:color="auto"/>
                        <w:bottom w:val="none" w:sz="0" w:space="0" w:color="auto"/>
                        <w:right w:val="none" w:sz="0" w:space="0" w:color="auto"/>
                      </w:divBdr>
                      <w:divsChild>
                        <w:div w:id="749279379">
                          <w:marLeft w:val="0"/>
                          <w:marRight w:val="30"/>
                          <w:marTop w:val="30"/>
                          <w:marBottom w:val="0"/>
                          <w:divBdr>
                            <w:top w:val="none" w:sz="0" w:space="0" w:color="auto"/>
                            <w:left w:val="none" w:sz="0" w:space="0" w:color="auto"/>
                            <w:bottom w:val="none" w:sz="0" w:space="0" w:color="auto"/>
                            <w:right w:val="none" w:sz="0" w:space="0" w:color="auto"/>
                          </w:divBdr>
                          <w:divsChild>
                            <w:div w:id="7318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4488">
              <w:marLeft w:val="0"/>
              <w:marRight w:val="0"/>
              <w:marTop w:val="0"/>
              <w:marBottom w:val="0"/>
              <w:divBdr>
                <w:top w:val="none" w:sz="0" w:space="0" w:color="auto"/>
                <w:left w:val="none" w:sz="0" w:space="0" w:color="auto"/>
                <w:bottom w:val="none" w:sz="0" w:space="0" w:color="auto"/>
                <w:right w:val="none" w:sz="0" w:space="0" w:color="auto"/>
              </w:divBdr>
              <w:divsChild>
                <w:div w:id="1336225903">
                  <w:marLeft w:val="0"/>
                  <w:marRight w:val="0"/>
                  <w:marTop w:val="0"/>
                  <w:marBottom w:val="0"/>
                  <w:divBdr>
                    <w:top w:val="none" w:sz="0" w:space="0" w:color="auto"/>
                    <w:left w:val="none" w:sz="0" w:space="0" w:color="auto"/>
                    <w:bottom w:val="none" w:sz="0" w:space="0" w:color="auto"/>
                    <w:right w:val="none" w:sz="0" w:space="0" w:color="auto"/>
                  </w:divBdr>
                  <w:divsChild>
                    <w:div w:id="172427356">
                      <w:marLeft w:val="0"/>
                      <w:marRight w:val="0"/>
                      <w:marTop w:val="0"/>
                      <w:marBottom w:val="0"/>
                      <w:divBdr>
                        <w:top w:val="none" w:sz="0" w:space="0" w:color="auto"/>
                        <w:left w:val="none" w:sz="0" w:space="0" w:color="auto"/>
                        <w:bottom w:val="none" w:sz="0" w:space="0" w:color="auto"/>
                        <w:right w:val="none" w:sz="0" w:space="0" w:color="auto"/>
                      </w:divBdr>
                      <w:divsChild>
                        <w:div w:id="2002731503">
                          <w:marLeft w:val="0"/>
                          <w:marRight w:val="30"/>
                          <w:marTop w:val="30"/>
                          <w:marBottom w:val="0"/>
                          <w:divBdr>
                            <w:top w:val="none" w:sz="0" w:space="0" w:color="auto"/>
                            <w:left w:val="none" w:sz="0" w:space="0" w:color="auto"/>
                            <w:bottom w:val="none" w:sz="0" w:space="0" w:color="auto"/>
                            <w:right w:val="none" w:sz="0" w:space="0" w:color="auto"/>
                          </w:divBdr>
                          <w:divsChild>
                            <w:div w:id="20474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5382">
              <w:marLeft w:val="0"/>
              <w:marRight w:val="0"/>
              <w:marTop w:val="0"/>
              <w:marBottom w:val="0"/>
              <w:divBdr>
                <w:top w:val="none" w:sz="0" w:space="0" w:color="auto"/>
                <w:left w:val="none" w:sz="0" w:space="0" w:color="auto"/>
                <w:bottom w:val="none" w:sz="0" w:space="0" w:color="auto"/>
                <w:right w:val="none" w:sz="0" w:space="0" w:color="auto"/>
              </w:divBdr>
              <w:divsChild>
                <w:div w:id="1675952743">
                  <w:marLeft w:val="0"/>
                  <w:marRight w:val="0"/>
                  <w:marTop w:val="0"/>
                  <w:marBottom w:val="0"/>
                  <w:divBdr>
                    <w:top w:val="none" w:sz="0" w:space="0" w:color="auto"/>
                    <w:left w:val="none" w:sz="0" w:space="0" w:color="auto"/>
                    <w:bottom w:val="none" w:sz="0" w:space="0" w:color="auto"/>
                    <w:right w:val="none" w:sz="0" w:space="0" w:color="auto"/>
                  </w:divBdr>
                  <w:divsChild>
                    <w:div w:id="280842992">
                      <w:marLeft w:val="0"/>
                      <w:marRight w:val="0"/>
                      <w:marTop w:val="0"/>
                      <w:marBottom w:val="0"/>
                      <w:divBdr>
                        <w:top w:val="none" w:sz="0" w:space="0" w:color="auto"/>
                        <w:left w:val="none" w:sz="0" w:space="0" w:color="auto"/>
                        <w:bottom w:val="none" w:sz="0" w:space="0" w:color="auto"/>
                        <w:right w:val="none" w:sz="0" w:space="0" w:color="auto"/>
                      </w:divBdr>
                      <w:divsChild>
                        <w:div w:id="1556546604">
                          <w:marLeft w:val="0"/>
                          <w:marRight w:val="30"/>
                          <w:marTop w:val="30"/>
                          <w:marBottom w:val="0"/>
                          <w:divBdr>
                            <w:top w:val="none" w:sz="0" w:space="0" w:color="auto"/>
                            <w:left w:val="none" w:sz="0" w:space="0" w:color="auto"/>
                            <w:bottom w:val="none" w:sz="0" w:space="0" w:color="auto"/>
                            <w:right w:val="none" w:sz="0" w:space="0" w:color="auto"/>
                          </w:divBdr>
                          <w:divsChild>
                            <w:div w:id="6745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7296">
          <w:marLeft w:val="-4500"/>
          <w:marRight w:val="0"/>
          <w:marTop w:val="0"/>
          <w:marBottom w:val="0"/>
          <w:divBdr>
            <w:top w:val="none" w:sz="0" w:space="0" w:color="auto"/>
            <w:left w:val="none" w:sz="0" w:space="0" w:color="auto"/>
            <w:bottom w:val="none" w:sz="0" w:space="0" w:color="auto"/>
            <w:right w:val="none" w:sz="0" w:space="0" w:color="auto"/>
          </w:divBdr>
          <w:divsChild>
            <w:div w:id="1154295012">
              <w:marLeft w:val="0"/>
              <w:marRight w:val="0"/>
              <w:marTop w:val="0"/>
              <w:marBottom w:val="300"/>
              <w:divBdr>
                <w:top w:val="none" w:sz="0" w:space="0" w:color="auto"/>
                <w:left w:val="none" w:sz="0" w:space="0" w:color="auto"/>
                <w:bottom w:val="none" w:sz="0" w:space="0" w:color="auto"/>
                <w:right w:val="none" w:sz="0" w:space="0" w:color="auto"/>
              </w:divBdr>
              <w:divsChild>
                <w:div w:id="913465237">
                  <w:marLeft w:val="0"/>
                  <w:marRight w:val="0"/>
                  <w:marTop w:val="0"/>
                  <w:marBottom w:val="300"/>
                  <w:divBdr>
                    <w:top w:val="none" w:sz="0" w:space="0" w:color="auto"/>
                    <w:left w:val="none" w:sz="0" w:space="0" w:color="auto"/>
                    <w:bottom w:val="none" w:sz="0" w:space="0" w:color="auto"/>
                    <w:right w:val="none" w:sz="0" w:space="0" w:color="auto"/>
                  </w:divBdr>
                </w:div>
                <w:div w:id="883176724">
                  <w:marLeft w:val="0"/>
                  <w:marRight w:val="0"/>
                  <w:marTop w:val="0"/>
                  <w:marBottom w:val="0"/>
                  <w:divBdr>
                    <w:top w:val="none" w:sz="0" w:space="0" w:color="auto"/>
                    <w:left w:val="none" w:sz="0" w:space="0" w:color="auto"/>
                    <w:bottom w:val="none" w:sz="0" w:space="0" w:color="auto"/>
                    <w:right w:val="none" w:sz="0" w:space="0" w:color="auto"/>
                  </w:divBdr>
                  <w:divsChild>
                    <w:div w:id="1785922793">
                      <w:marLeft w:val="0"/>
                      <w:marRight w:val="0"/>
                      <w:marTop w:val="0"/>
                      <w:marBottom w:val="150"/>
                      <w:divBdr>
                        <w:top w:val="none" w:sz="0" w:space="0" w:color="auto"/>
                        <w:left w:val="none" w:sz="0" w:space="0" w:color="auto"/>
                        <w:bottom w:val="none" w:sz="0" w:space="0" w:color="auto"/>
                        <w:right w:val="none" w:sz="0" w:space="0" w:color="auto"/>
                      </w:divBdr>
                    </w:div>
                    <w:div w:id="1719469524">
                      <w:marLeft w:val="0"/>
                      <w:marRight w:val="0"/>
                      <w:marTop w:val="0"/>
                      <w:marBottom w:val="150"/>
                      <w:divBdr>
                        <w:top w:val="none" w:sz="0" w:space="0" w:color="auto"/>
                        <w:left w:val="none" w:sz="0" w:space="0" w:color="auto"/>
                        <w:bottom w:val="none" w:sz="0" w:space="0" w:color="auto"/>
                        <w:right w:val="none" w:sz="0" w:space="0" w:color="auto"/>
                      </w:divBdr>
                    </w:div>
                    <w:div w:id="633754020">
                      <w:marLeft w:val="0"/>
                      <w:marRight w:val="0"/>
                      <w:marTop w:val="0"/>
                      <w:marBottom w:val="150"/>
                      <w:divBdr>
                        <w:top w:val="none" w:sz="0" w:space="0" w:color="auto"/>
                        <w:left w:val="none" w:sz="0" w:space="0" w:color="auto"/>
                        <w:bottom w:val="none" w:sz="0" w:space="0" w:color="auto"/>
                        <w:right w:val="none" w:sz="0" w:space="0" w:color="auto"/>
                      </w:divBdr>
                    </w:div>
                    <w:div w:id="422261098">
                      <w:marLeft w:val="0"/>
                      <w:marRight w:val="0"/>
                      <w:marTop w:val="0"/>
                      <w:marBottom w:val="150"/>
                      <w:divBdr>
                        <w:top w:val="none" w:sz="0" w:space="0" w:color="auto"/>
                        <w:left w:val="none" w:sz="0" w:space="0" w:color="auto"/>
                        <w:bottom w:val="none" w:sz="0" w:space="0" w:color="auto"/>
                        <w:right w:val="none" w:sz="0" w:space="0" w:color="auto"/>
                      </w:divBdr>
                    </w:div>
                    <w:div w:id="1029914173">
                      <w:marLeft w:val="0"/>
                      <w:marRight w:val="0"/>
                      <w:marTop w:val="0"/>
                      <w:marBottom w:val="150"/>
                      <w:divBdr>
                        <w:top w:val="none" w:sz="0" w:space="0" w:color="auto"/>
                        <w:left w:val="none" w:sz="0" w:space="0" w:color="auto"/>
                        <w:bottom w:val="none" w:sz="0" w:space="0" w:color="auto"/>
                        <w:right w:val="none" w:sz="0" w:space="0" w:color="auto"/>
                      </w:divBdr>
                    </w:div>
                    <w:div w:id="1266889291">
                      <w:marLeft w:val="0"/>
                      <w:marRight w:val="0"/>
                      <w:marTop w:val="0"/>
                      <w:marBottom w:val="150"/>
                      <w:divBdr>
                        <w:top w:val="none" w:sz="0" w:space="0" w:color="auto"/>
                        <w:left w:val="none" w:sz="0" w:space="0" w:color="auto"/>
                        <w:bottom w:val="none" w:sz="0" w:space="0" w:color="auto"/>
                        <w:right w:val="none" w:sz="0" w:space="0" w:color="auto"/>
                      </w:divBdr>
                    </w:div>
                    <w:div w:id="37627857">
                      <w:marLeft w:val="0"/>
                      <w:marRight w:val="0"/>
                      <w:marTop w:val="0"/>
                      <w:marBottom w:val="150"/>
                      <w:divBdr>
                        <w:top w:val="none" w:sz="0" w:space="0" w:color="auto"/>
                        <w:left w:val="none" w:sz="0" w:space="0" w:color="auto"/>
                        <w:bottom w:val="none" w:sz="0" w:space="0" w:color="auto"/>
                        <w:right w:val="none" w:sz="0" w:space="0" w:color="auto"/>
                      </w:divBdr>
                    </w:div>
                    <w:div w:id="422186222">
                      <w:marLeft w:val="0"/>
                      <w:marRight w:val="0"/>
                      <w:marTop w:val="0"/>
                      <w:marBottom w:val="150"/>
                      <w:divBdr>
                        <w:top w:val="none" w:sz="0" w:space="0" w:color="auto"/>
                        <w:left w:val="none" w:sz="0" w:space="0" w:color="auto"/>
                        <w:bottom w:val="none" w:sz="0" w:space="0" w:color="auto"/>
                        <w:right w:val="none" w:sz="0" w:space="0" w:color="auto"/>
                      </w:divBdr>
                    </w:div>
                    <w:div w:id="293485763">
                      <w:marLeft w:val="0"/>
                      <w:marRight w:val="0"/>
                      <w:marTop w:val="0"/>
                      <w:marBottom w:val="150"/>
                      <w:divBdr>
                        <w:top w:val="none" w:sz="0" w:space="0" w:color="auto"/>
                        <w:left w:val="none" w:sz="0" w:space="0" w:color="auto"/>
                        <w:bottom w:val="none" w:sz="0" w:space="0" w:color="auto"/>
                        <w:right w:val="none" w:sz="0" w:space="0" w:color="auto"/>
                      </w:divBdr>
                    </w:div>
                    <w:div w:id="739408899">
                      <w:marLeft w:val="0"/>
                      <w:marRight w:val="0"/>
                      <w:marTop w:val="0"/>
                      <w:marBottom w:val="150"/>
                      <w:divBdr>
                        <w:top w:val="none" w:sz="0" w:space="0" w:color="auto"/>
                        <w:left w:val="none" w:sz="0" w:space="0" w:color="auto"/>
                        <w:bottom w:val="none" w:sz="0" w:space="0" w:color="auto"/>
                        <w:right w:val="none" w:sz="0" w:space="0" w:color="auto"/>
                      </w:divBdr>
                    </w:div>
                  </w:divsChild>
                </w:div>
                <w:div w:id="1313869940">
                  <w:marLeft w:val="0"/>
                  <w:marRight w:val="0"/>
                  <w:marTop w:val="0"/>
                  <w:marBottom w:val="0"/>
                  <w:divBdr>
                    <w:top w:val="none" w:sz="0" w:space="0" w:color="auto"/>
                    <w:left w:val="none" w:sz="0" w:space="0" w:color="auto"/>
                    <w:bottom w:val="none" w:sz="0" w:space="0" w:color="auto"/>
                    <w:right w:val="none" w:sz="0" w:space="0" w:color="auto"/>
                  </w:divBdr>
                </w:div>
              </w:divsChild>
            </w:div>
            <w:div w:id="380403513">
              <w:marLeft w:val="0"/>
              <w:marRight w:val="0"/>
              <w:marTop w:val="0"/>
              <w:marBottom w:val="300"/>
              <w:divBdr>
                <w:top w:val="none" w:sz="0" w:space="0" w:color="auto"/>
                <w:left w:val="none" w:sz="0" w:space="0" w:color="auto"/>
                <w:bottom w:val="none" w:sz="0" w:space="0" w:color="auto"/>
                <w:right w:val="none" w:sz="0" w:space="0" w:color="auto"/>
              </w:divBdr>
              <w:divsChild>
                <w:div w:id="1092513367">
                  <w:marLeft w:val="0"/>
                  <w:marRight w:val="0"/>
                  <w:marTop w:val="0"/>
                  <w:marBottom w:val="300"/>
                  <w:divBdr>
                    <w:top w:val="none" w:sz="0" w:space="0" w:color="auto"/>
                    <w:left w:val="none" w:sz="0" w:space="0" w:color="auto"/>
                    <w:bottom w:val="none" w:sz="0" w:space="0" w:color="auto"/>
                    <w:right w:val="none" w:sz="0" w:space="0" w:color="auto"/>
                  </w:divBdr>
                </w:div>
                <w:div w:id="1814323004">
                  <w:marLeft w:val="0"/>
                  <w:marRight w:val="0"/>
                  <w:marTop w:val="0"/>
                  <w:marBottom w:val="0"/>
                  <w:divBdr>
                    <w:top w:val="none" w:sz="0" w:space="0" w:color="auto"/>
                    <w:left w:val="none" w:sz="0" w:space="0" w:color="auto"/>
                    <w:bottom w:val="none" w:sz="0" w:space="0" w:color="auto"/>
                    <w:right w:val="none" w:sz="0" w:space="0" w:color="auto"/>
                  </w:divBdr>
                  <w:divsChild>
                    <w:div w:id="820535921">
                      <w:marLeft w:val="0"/>
                      <w:marRight w:val="0"/>
                      <w:marTop w:val="0"/>
                      <w:marBottom w:val="150"/>
                      <w:divBdr>
                        <w:top w:val="none" w:sz="0" w:space="0" w:color="auto"/>
                        <w:left w:val="none" w:sz="0" w:space="0" w:color="auto"/>
                        <w:bottom w:val="none" w:sz="0" w:space="0" w:color="auto"/>
                        <w:right w:val="none" w:sz="0" w:space="0" w:color="auto"/>
                      </w:divBdr>
                    </w:div>
                    <w:div w:id="997806610">
                      <w:marLeft w:val="0"/>
                      <w:marRight w:val="0"/>
                      <w:marTop w:val="0"/>
                      <w:marBottom w:val="150"/>
                      <w:divBdr>
                        <w:top w:val="none" w:sz="0" w:space="0" w:color="auto"/>
                        <w:left w:val="none" w:sz="0" w:space="0" w:color="auto"/>
                        <w:bottom w:val="none" w:sz="0" w:space="0" w:color="auto"/>
                        <w:right w:val="none" w:sz="0" w:space="0" w:color="auto"/>
                      </w:divBdr>
                    </w:div>
                    <w:div w:id="328483043">
                      <w:marLeft w:val="0"/>
                      <w:marRight w:val="0"/>
                      <w:marTop w:val="0"/>
                      <w:marBottom w:val="150"/>
                      <w:divBdr>
                        <w:top w:val="none" w:sz="0" w:space="0" w:color="auto"/>
                        <w:left w:val="none" w:sz="0" w:space="0" w:color="auto"/>
                        <w:bottom w:val="none" w:sz="0" w:space="0" w:color="auto"/>
                        <w:right w:val="none" w:sz="0" w:space="0" w:color="auto"/>
                      </w:divBdr>
                    </w:div>
                    <w:div w:id="1484733182">
                      <w:marLeft w:val="0"/>
                      <w:marRight w:val="0"/>
                      <w:marTop w:val="0"/>
                      <w:marBottom w:val="150"/>
                      <w:divBdr>
                        <w:top w:val="none" w:sz="0" w:space="0" w:color="auto"/>
                        <w:left w:val="none" w:sz="0" w:space="0" w:color="auto"/>
                        <w:bottom w:val="none" w:sz="0" w:space="0" w:color="auto"/>
                        <w:right w:val="none" w:sz="0" w:space="0" w:color="auto"/>
                      </w:divBdr>
                    </w:div>
                    <w:div w:id="977686215">
                      <w:marLeft w:val="0"/>
                      <w:marRight w:val="0"/>
                      <w:marTop w:val="0"/>
                      <w:marBottom w:val="150"/>
                      <w:divBdr>
                        <w:top w:val="none" w:sz="0" w:space="0" w:color="auto"/>
                        <w:left w:val="none" w:sz="0" w:space="0" w:color="auto"/>
                        <w:bottom w:val="none" w:sz="0" w:space="0" w:color="auto"/>
                        <w:right w:val="none" w:sz="0" w:space="0" w:color="auto"/>
                      </w:divBdr>
                    </w:div>
                    <w:div w:id="1037894984">
                      <w:marLeft w:val="0"/>
                      <w:marRight w:val="0"/>
                      <w:marTop w:val="0"/>
                      <w:marBottom w:val="150"/>
                      <w:divBdr>
                        <w:top w:val="none" w:sz="0" w:space="0" w:color="auto"/>
                        <w:left w:val="none" w:sz="0" w:space="0" w:color="auto"/>
                        <w:bottom w:val="none" w:sz="0" w:space="0" w:color="auto"/>
                        <w:right w:val="none" w:sz="0" w:space="0" w:color="auto"/>
                      </w:divBdr>
                    </w:div>
                    <w:div w:id="418452506">
                      <w:marLeft w:val="0"/>
                      <w:marRight w:val="0"/>
                      <w:marTop w:val="0"/>
                      <w:marBottom w:val="150"/>
                      <w:divBdr>
                        <w:top w:val="none" w:sz="0" w:space="0" w:color="auto"/>
                        <w:left w:val="none" w:sz="0" w:space="0" w:color="auto"/>
                        <w:bottom w:val="none" w:sz="0" w:space="0" w:color="auto"/>
                        <w:right w:val="none" w:sz="0" w:space="0" w:color="auto"/>
                      </w:divBdr>
                    </w:div>
                    <w:div w:id="858009431">
                      <w:marLeft w:val="0"/>
                      <w:marRight w:val="0"/>
                      <w:marTop w:val="0"/>
                      <w:marBottom w:val="150"/>
                      <w:divBdr>
                        <w:top w:val="none" w:sz="0" w:space="0" w:color="auto"/>
                        <w:left w:val="none" w:sz="0" w:space="0" w:color="auto"/>
                        <w:bottom w:val="none" w:sz="0" w:space="0" w:color="auto"/>
                        <w:right w:val="none" w:sz="0" w:space="0" w:color="auto"/>
                      </w:divBdr>
                    </w:div>
                    <w:div w:id="628635891">
                      <w:marLeft w:val="0"/>
                      <w:marRight w:val="0"/>
                      <w:marTop w:val="0"/>
                      <w:marBottom w:val="150"/>
                      <w:divBdr>
                        <w:top w:val="none" w:sz="0" w:space="0" w:color="auto"/>
                        <w:left w:val="none" w:sz="0" w:space="0" w:color="auto"/>
                        <w:bottom w:val="none" w:sz="0" w:space="0" w:color="auto"/>
                        <w:right w:val="none" w:sz="0" w:space="0" w:color="auto"/>
                      </w:divBdr>
                    </w:div>
                    <w:div w:id="124645349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75943957">
              <w:marLeft w:val="0"/>
              <w:marRight w:val="0"/>
              <w:marTop w:val="0"/>
              <w:marBottom w:val="300"/>
              <w:divBdr>
                <w:top w:val="none" w:sz="0" w:space="0" w:color="auto"/>
                <w:left w:val="none" w:sz="0" w:space="0" w:color="auto"/>
                <w:bottom w:val="none" w:sz="0" w:space="0" w:color="auto"/>
                <w:right w:val="none" w:sz="0" w:space="0" w:color="auto"/>
              </w:divBdr>
              <w:divsChild>
                <w:div w:id="1304963331">
                  <w:marLeft w:val="0"/>
                  <w:marRight w:val="0"/>
                  <w:marTop w:val="0"/>
                  <w:marBottom w:val="300"/>
                  <w:divBdr>
                    <w:top w:val="none" w:sz="0" w:space="0" w:color="auto"/>
                    <w:left w:val="none" w:sz="0" w:space="0" w:color="auto"/>
                    <w:bottom w:val="none" w:sz="0" w:space="0" w:color="auto"/>
                    <w:right w:val="none" w:sz="0" w:space="0" w:color="auto"/>
                  </w:divBdr>
                </w:div>
                <w:div w:id="862593892">
                  <w:marLeft w:val="0"/>
                  <w:marRight w:val="0"/>
                  <w:marTop w:val="0"/>
                  <w:marBottom w:val="0"/>
                  <w:divBdr>
                    <w:top w:val="none" w:sz="0" w:space="0" w:color="auto"/>
                    <w:left w:val="none" w:sz="0" w:space="0" w:color="auto"/>
                    <w:bottom w:val="none" w:sz="0" w:space="0" w:color="auto"/>
                    <w:right w:val="none" w:sz="0" w:space="0" w:color="auto"/>
                  </w:divBdr>
                  <w:divsChild>
                    <w:div w:id="1584026333">
                      <w:marLeft w:val="0"/>
                      <w:marRight w:val="0"/>
                      <w:marTop w:val="0"/>
                      <w:marBottom w:val="150"/>
                      <w:divBdr>
                        <w:top w:val="none" w:sz="0" w:space="0" w:color="auto"/>
                        <w:left w:val="none" w:sz="0" w:space="0" w:color="auto"/>
                        <w:bottom w:val="none" w:sz="0" w:space="0" w:color="auto"/>
                        <w:right w:val="none" w:sz="0" w:space="0" w:color="auto"/>
                      </w:divBdr>
                    </w:div>
                    <w:div w:id="371735684">
                      <w:marLeft w:val="0"/>
                      <w:marRight w:val="0"/>
                      <w:marTop w:val="0"/>
                      <w:marBottom w:val="150"/>
                      <w:divBdr>
                        <w:top w:val="none" w:sz="0" w:space="0" w:color="auto"/>
                        <w:left w:val="none" w:sz="0" w:space="0" w:color="auto"/>
                        <w:bottom w:val="none" w:sz="0" w:space="0" w:color="auto"/>
                        <w:right w:val="none" w:sz="0" w:space="0" w:color="auto"/>
                      </w:divBdr>
                    </w:div>
                    <w:div w:id="615329967">
                      <w:marLeft w:val="0"/>
                      <w:marRight w:val="0"/>
                      <w:marTop w:val="0"/>
                      <w:marBottom w:val="150"/>
                      <w:divBdr>
                        <w:top w:val="none" w:sz="0" w:space="0" w:color="auto"/>
                        <w:left w:val="none" w:sz="0" w:space="0" w:color="auto"/>
                        <w:bottom w:val="none" w:sz="0" w:space="0" w:color="auto"/>
                        <w:right w:val="none" w:sz="0" w:space="0" w:color="auto"/>
                      </w:divBdr>
                    </w:div>
                    <w:div w:id="883831117">
                      <w:marLeft w:val="0"/>
                      <w:marRight w:val="0"/>
                      <w:marTop w:val="0"/>
                      <w:marBottom w:val="150"/>
                      <w:divBdr>
                        <w:top w:val="none" w:sz="0" w:space="0" w:color="auto"/>
                        <w:left w:val="none" w:sz="0" w:space="0" w:color="auto"/>
                        <w:bottom w:val="none" w:sz="0" w:space="0" w:color="auto"/>
                        <w:right w:val="none" w:sz="0" w:space="0" w:color="auto"/>
                      </w:divBdr>
                    </w:div>
                    <w:div w:id="1819150084">
                      <w:marLeft w:val="0"/>
                      <w:marRight w:val="0"/>
                      <w:marTop w:val="0"/>
                      <w:marBottom w:val="150"/>
                      <w:divBdr>
                        <w:top w:val="none" w:sz="0" w:space="0" w:color="auto"/>
                        <w:left w:val="none" w:sz="0" w:space="0" w:color="auto"/>
                        <w:bottom w:val="none" w:sz="0" w:space="0" w:color="auto"/>
                        <w:right w:val="none" w:sz="0" w:space="0" w:color="auto"/>
                      </w:divBdr>
                    </w:div>
                    <w:div w:id="919602277">
                      <w:marLeft w:val="0"/>
                      <w:marRight w:val="0"/>
                      <w:marTop w:val="0"/>
                      <w:marBottom w:val="150"/>
                      <w:divBdr>
                        <w:top w:val="none" w:sz="0" w:space="0" w:color="auto"/>
                        <w:left w:val="none" w:sz="0" w:space="0" w:color="auto"/>
                        <w:bottom w:val="none" w:sz="0" w:space="0" w:color="auto"/>
                        <w:right w:val="none" w:sz="0" w:space="0" w:color="auto"/>
                      </w:divBdr>
                    </w:div>
                    <w:div w:id="849028547">
                      <w:marLeft w:val="0"/>
                      <w:marRight w:val="0"/>
                      <w:marTop w:val="0"/>
                      <w:marBottom w:val="150"/>
                      <w:divBdr>
                        <w:top w:val="none" w:sz="0" w:space="0" w:color="auto"/>
                        <w:left w:val="none" w:sz="0" w:space="0" w:color="auto"/>
                        <w:bottom w:val="none" w:sz="0" w:space="0" w:color="auto"/>
                        <w:right w:val="none" w:sz="0" w:space="0" w:color="auto"/>
                      </w:divBdr>
                    </w:div>
                    <w:div w:id="956371884">
                      <w:marLeft w:val="0"/>
                      <w:marRight w:val="0"/>
                      <w:marTop w:val="0"/>
                      <w:marBottom w:val="150"/>
                      <w:divBdr>
                        <w:top w:val="none" w:sz="0" w:space="0" w:color="auto"/>
                        <w:left w:val="none" w:sz="0" w:space="0" w:color="auto"/>
                        <w:bottom w:val="none" w:sz="0" w:space="0" w:color="auto"/>
                        <w:right w:val="none" w:sz="0" w:space="0" w:color="auto"/>
                      </w:divBdr>
                    </w:div>
                    <w:div w:id="895287646">
                      <w:marLeft w:val="0"/>
                      <w:marRight w:val="0"/>
                      <w:marTop w:val="0"/>
                      <w:marBottom w:val="150"/>
                      <w:divBdr>
                        <w:top w:val="none" w:sz="0" w:space="0" w:color="auto"/>
                        <w:left w:val="none" w:sz="0" w:space="0" w:color="auto"/>
                        <w:bottom w:val="none" w:sz="0" w:space="0" w:color="auto"/>
                        <w:right w:val="none" w:sz="0" w:space="0" w:color="auto"/>
                      </w:divBdr>
                    </w:div>
                    <w:div w:id="1831869559">
                      <w:marLeft w:val="0"/>
                      <w:marRight w:val="0"/>
                      <w:marTop w:val="0"/>
                      <w:marBottom w:val="150"/>
                      <w:divBdr>
                        <w:top w:val="none" w:sz="0" w:space="0" w:color="auto"/>
                        <w:left w:val="none" w:sz="0" w:space="0" w:color="auto"/>
                        <w:bottom w:val="none" w:sz="0" w:space="0" w:color="auto"/>
                        <w:right w:val="none" w:sz="0" w:space="0" w:color="auto"/>
                      </w:divBdr>
                    </w:div>
                    <w:div w:id="491070607">
                      <w:marLeft w:val="0"/>
                      <w:marRight w:val="0"/>
                      <w:marTop w:val="0"/>
                      <w:marBottom w:val="150"/>
                      <w:divBdr>
                        <w:top w:val="none" w:sz="0" w:space="0" w:color="auto"/>
                        <w:left w:val="none" w:sz="0" w:space="0" w:color="auto"/>
                        <w:bottom w:val="none" w:sz="0" w:space="0" w:color="auto"/>
                        <w:right w:val="none" w:sz="0" w:space="0" w:color="auto"/>
                      </w:divBdr>
                    </w:div>
                    <w:div w:id="532577942">
                      <w:marLeft w:val="0"/>
                      <w:marRight w:val="0"/>
                      <w:marTop w:val="0"/>
                      <w:marBottom w:val="150"/>
                      <w:divBdr>
                        <w:top w:val="none" w:sz="0" w:space="0" w:color="auto"/>
                        <w:left w:val="none" w:sz="0" w:space="0" w:color="auto"/>
                        <w:bottom w:val="none" w:sz="0" w:space="0" w:color="auto"/>
                        <w:right w:val="none" w:sz="0" w:space="0" w:color="auto"/>
                      </w:divBdr>
                    </w:div>
                    <w:div w:id="2138378384">
                      <w:marLeft w:val="0"/>
                      <w:marRight w:val="0"/>
                      <w:marTop w:val="0"/>
                      <w:marBottom w:val="150"/>
                      <w:divBdr>
                        <w:top w:val="none" w:sz="0" w:space="0" w:color="auto"/>
                        <w:left w:val="none" w:sz="0" w:space="0" w:color="auto"/>
                        <w:bottom w:val="none" w:sz="0" w:space="0" w:color="auto"/>
                        <w:right w:val="none" w:sz="0" w:space="0" w:color="auto"/>
                      </w:divBdr>
                    </w:div>
                    <w:div w:id="2125466435">
                      <w:marLeft w:val="0"/>
                      <w:marRight w:val="0"/>
                      <w:marTop w:val="0"/>
                      <w:marBottom w:val="150"/>
                      <w:divBdr>
                        <w:top w:val="none" w:sz="0" w:space="0" w:color="auto"/>
                        <w:left w:val="none" w:sz="0" w:space="0" w:color="auto"/>
                        <w:bottom w:val="none" w:sz="0" w:space="0" w:color="auto"/>
                        <w:right w:val="none" w:sz="0" w:space="0" w:color="auto"/>
                      </w:divBdr>
                    </w:div>
                    <w:div w:id="204103478">
                      <w:marLeft w:val="0"/>
                      <w:marRight w:val="0"/>
                      <w:marTop w:val="0"/>
                      <w:marBottom w:val="150"/>
                      <w:divBdr>
                        <w:top w:val="none" w:sz="0" w:space="0" w:color="auto"/>
                        <w:left w:val="none" w:sz="0" w:space="0" w:color="auto"/>
                        <w:bottom w:val="none" w:sz="0" w:space="0" w:color="auto"/>
                        <w:right w:val="none" w:sz="0" w:space="0" w:color="auto"/>
                      </w:divBdr>
                    </w:div>
                    <w:div w:id="858854678">
                      <w:marLeft w:val="0"/>
                      <w:marRight w:val="0"/>
                      <w:marTop w:val="0"/>
                      <w:marBottom w:val="150"/>
                      <w:divBdr>
                        <w:top w:val="none" w:sz="0" w:space="0" w:color="auto"/>
                        <w:left w:val="none" w:sz="0" w:space="0" w:color="auto"/>
                        <w:bottom w:val="none" w:sz="0" w:space="0" w:color="auto"/>
                        <w:right w:val="none" w:sz="0" w:space="0" w:color="auto"/>
                      </w:divBdr>
                    </w:div>
                    <w:div w:id="1908223634">
                      <w:marLeft w:val="0"/>
                      <w:marRight w:val="0"/>
                      <w:marTop w:val="0"/>
                      <w:marBottom w:val="150"/>
                      <w:divBdr>
                        <w:top w:val="none" w:sz="0" w:space="0" w:color="auto"/>
                        <w:left w:val="none" w:sz="0" w:space="0" w:color="auto"/>
                        <w:bottom w:val="none" w:sz="0" w:space="0" w:color="auto"/>
                        <w:right w:val="none" w:sz="0" w:space="0" w:color="auto"/>
                      </w:divBdr>
                    </w:div>
                    <w:div w:id="977343289">
                      <w:marLeft w:val="0"/>
                      <w:marRight w:val="0"/>
                      <w:marTop w:val="0"/>
                      <w:marBottom w:val="150"/>
                      <w:divBdr>
                        <w:top w:val="none" w:sz="0" w:space="0" w:color="auto"/>
                        <w:left w:val="none" w:sz="0" w:space="0" w:color="auto"/>
                        <w:bottom w:val="none" w:sz="0" w:space="0" w:color="auto"/>
                        <w:right w:val="none" w:sz="0" w:space="0" w:color="auto"/>
                      </w:divBdr>
                    </w:div>
                    <w:div w:id="2012635154">
                      <w:marLeft w:val="0"/>
                      <w:marRight w:val="0"/>
                      <w:marTop w:val="0"/>
                      <w:marBottom w:val="150"/>
                      <w:divBdr>
                        <w:top w:val="none" w:sz="0" w:space="0" w:color="auto"/>
                        <w:left w:val="none" w:sz="0" w:space="0" w:color="auto"/>
                        <w:bottom w:val="none" w:sz="0" w:space="0" w:color="auto"/>
                        <w:right w:val="none" w:sz="0" w:space="0" w:color="auto"/>
                      </w:divBdr>
                    </w:div>
                    <w:div w:id="112068722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29140456">
              <w:marLeft w:val="0"/>
              <w:marRight w:val="0"/>
              <w:marTop w:val="0"/>
              <w:marBottom w:val="300"/>
              <w:divBdr>
                <w:top w:val="none" w:sz="0" w:space="0" w:color="auto"/>
                <w:left w:val="none" w:sz="0" w:space="0" w:color="auto"/>
                <w:bottom w:val="none" w:sz="0" w:space="0" w:color="auto"/>
                <w:right w:val="none" w:sz="0" w:space="0" w:color="auto"/>
              </w:divBdr>
              <w:divsChild>
                <w:div w:id="777025327">
                  <w:marLeft w:val="0"/>
                  <w:marRight w:val="0"/>
                  <w:marTop w:val="0"/>
                  <w:marBottom w:val="300"/>
                  <w:divBdr>
                    <w:top w:val="none" w:sz="0" w:space="0" w:color="auto"/>
                    <w:left w:val="none" w:sz="0" w:space="0" w:color="auto"/>
                    <w:bottom w:val="none" w:sz="0" w:space="0" w:color="auto"/>
                    <w:right w:val="none" w:sz="0" w:space="0" w:color="auto"/>
                  </w:divBdr>
                </w:div>
                <w:div w:id="728236329">
                  <w:marLeft w:val="0"/>
                  <w:marRight w:val="0"/>
                  <w:marTop w:val="0"/>
                  <w:marBottom w:val="0"/>
                  <w:divBdr>
                    <w:top w:val="none" w:sz="0" w:space="0" w:color="auto"/>
                    <w:left w:val="none" w:sz="0" w:space="0" w:color="auto"/>
                    <w:bottom w:val="none" w:sz="0" w:space="0" w:color="auto"/>
                    <w:right w:val="none" w:sz="0" w:space="0" w:color="auto"/>
                  </w:divBdr>
                  <w:divsChild>
                    <w:div w:id="1887132652">
                      <w:marLeft w:val="0"/>
                      <w:marRight w:val="0"/>
                      <w:marTop w:val="0"/>
                      <w:marBottom w:val="0"/>
                      <w:divBdr>
                        <w:top w:val="none" w:sz="0" w:space="0" w:color="auto"/>
                        <w:left w:val="none" w:sz="0" w:space="0" w:color="auto"/>
                        <w:bottom w:val="none" w:sz="0" w:space="0" w:color="auto"/>
                        <w:right w:val="none" w:sz="0" w:space="0" w:color="auto"/>
                      </w:divBdr>
                      <w:divsChild>
                        <w:div w:id="1661032105">
                          <w:marLeft w:val="0"/>
                          <w:marRight w:val="0"/>
                          <w:marTop w:val="0"/>
                          <w:marBottom w:val="150"/>
                          <w:divBdr>
                            <w:top w:val="none" w:sz="0" w:space="0" w:color="auto"/>
                            <w:left w:val="none" w:sz="0" w:space="0" w:color="auto"/>
                            <w:bottom w:val="none" w:sz="0" w:space="0" w:color="auto"/>
                            <w:right w:val="none" w:sz="0" w:space="0" w:color="auto"/>
                          </w:divBdr>
                        </w:div>
                        <w:div w:id="1098677854">
                          <w:marLeft w:val="0"/>
                          <w:marRight w:val="0"/>
                          <w:marTop w:val="0"/>
                          <w:marBottom w:val="150"/>
                          <w:divBdr>
                            <w:top w:val="none" w:sz="0" w:space="0" w:color="auto"/>
                            <w:left w:val="none" w:sz="0" w:space="0" w:color="auto"/>
                            <w:bottom w:val="none" w:sz="0" w:space="0" w:color="auto"/>
                            <w:right w:val="none" w:sz="0" w:space="0" w:color="auto"/>
                          </w:divBdr>
                        </w:div>
                        <w:div w:id="373819651">
                          <w:marLeft w:val="0"/>
                          <w:marRight w:val="0"/>
                          <w:marTop w:val="0"/>
                          <w:marBottom w:val="150"/>
                          <w:divBdr>
                            <w:top w:val="none" w:sz="0" w:space="0" w:color="auto"/>
                            <w:left w:val="none" w:sz="0" w:space="0" w:color="auto"/>
                            <w:bottom w:val="none" w:sz="0" w:space="0" w:color="auto"/>
                            <w:right w:val="none" w:sz="0" w:space="0" w:color="auto"/>
                          </w:divBdr>
                        </w:div>
                        <w:div w:id="1100294094">
                          <w:marLeft w:val="0"/>
                          <w:marRight w:val="0"/>
                          <w:marTop w:val="0"/>
                          <w:marBottom w:val="150"/>
                          <w:divBdr>
                            <w:top w:val="none" w:sz="0" w:space="0" w:color="auto"/>
                            <w:left w:val="none" w:sz="0" w:space="0" w:color="auto"/>
                            <w:bottom w:val="none" w:sz="0" w:space="0" w:color="auto"/>
                            <w:right w:val="none" w:sz="0" w:space="0" w:color="auto"/>
                          </w:divBdr>
                        </w:div>
                        <w:div w:id="518396640">
                          <w:marLeft w:val="0"/>
                          <w:marRight w:val="0"/>
                          <w:marTop w:val="0"/>
                          <w:marBottom w:val="150"/>
                          <w:divBdr>
                            <w:top w:val="none" w:sz="0" w:space="0" w:color="auto"/>
                            <w:left w:val="none" w:sz="0" w:space="0" w:color="auto"/>
                            <w:bottom w:val="none" w:sz="0" w:space="0" w:color="auto"/>
                            <w:right w:val="none" w:sz="0" w:space="0" w:color="auto"/>
                          </w:divBdr>
                        </w:div>
                        <w:div w:id="444080375">
                          <w:marLeft w:val="0"/>
                          <w:marRight w:val="0"/>
                          <w:marTop w:val="0"/>
                          <w:marBottom w:val="150"/>
                          <w:divBdr>
                            <w:top w:val="none" w:sz="0" w:space="0" w:color="auto"/>
                            <w:left w:val="none" w:sz="0" w:space="0" w:color="auto"/>
                            <w:bottom w:val="none" w:sz="0" w:space="0" w:color="auto"/>
                            <w:right w:val="none" w:sz="0" w:space="0" w:color="auto"/>
                          </w:divBdr>
                        </w:div>
                        <w:div w:id="780999272">
                          <w:marLeft w:val="0"/>
                          <w:marRight w:val="0"/>
                          <w:marTop w:val="0"/>
                          <w:marBottom w:val="150"/>
                          <w:divBdr>
                            <w:top w:val="none" w:sz="0" w:space="0" w:color="auto"/>
                            <w:left w:val="none" w:sz="0" w:space="0" w:color="auto"/>
                            <w:bottom w:val="none" w:sz="0" w:space="0" w:color="auto"/>
                            <w:right w:val="none" w:sz="0" w:space="0" w:color="auto"/>
                          </w:divBdr>
                        </w:div>
                        <w:div w:id="386686934">
                          <w:marLeft w:val="0"/>
                          <w:marRight w:val="0"/>
                          <w:marTop w:val="0"/>
                          <w:marBottom w:val="150"/>
                          <w:divBdr>
                            <w:top w:val="none" w:sz="0" w:space="0" w:color="auto"/>
                            <w:left w:val="none" w:sz="0" w:space="0" w:color="auto"/>
                            <w:bottom w:val="none" w:sz="0" w:space="0" w:color="auto"/>
                            <w:right w:val="none" w:sz="0" w:space="0" w:color="auto"/>
                          </w:divBdr>
                        </w:div>
                        <w:div w:id="1279213889">
                          <w:marLeft w:val="0"/>
                          <w:marRight w:val="0"/>
                          <w:marTop w:val="0"/>
                          <w:marBottom w:val="150"/>
                          <w:divBdr>
                            <w:top w:val="none" w:sz="0" w:space="0" w:color="auto"/>
                            <w:left w:val="none" w:sz="0" w:space="0" w:color="auto"/>
                            <w:bottom w:val="none" w:sz="0" w:space="0" w:color="auto"/>
                            <w:right w:val="none" w:sz="0" w:space="0" w:color="auto"/>
                          </w:divBdr>
                        </w:div>
                        <w:div w:id="2102094658">
                          <w:marLeft w:val="0"/>
                          <w:marRight w:val="0"/>
                          <w:marTop w:val="0"/>
                          <w:marBottom w:val="150"/>
                          <w:divBdr>
                            <w:top w:val="none" w:sz="0" w:space="0" w:color="auto"/>
                            <w:left w:val="none" w:sz="0" w:space="0" w:color="auto"/>
                            <w:bottom w:val="none" w:sz="0" w:space="0" w:color="auto"/>
                            <w:right w:val="none" w:sz="0" w:space="0" w:color="auto"/>
                          </w:divBdr>
                        </w:div>
                      </w:divsChild>
                    </w:div>
                    <w:div w:id="20998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3035">
              <w:marLeft w:val="0"/>
              <w:marRight w:val="0"/>
              <w:marTop w:val="0"/>
              <w:marBottom w:val="300"/>
              <w:divBdr>
                <w:top w:val="none" w:sz="0" w:space="0" w:color="auto"/>
                <w:left w:val="none" w:sz="0" w:space="0" w:color="auto"/>
                <w:bottom w:val="none" w:sz="0" w:space="0" w:color="auto"/>
                <w:right w:val="none" w:sz="0" w:space="0" w:color="auto"/>
              </w:divBdr>
              <w:divsChild>
                <w:div w:id="296306394">
                  <w:marLeft w:val="0"/>
                  <w:marRight w:val="0"/>
                  <w:marTop w:val="0"/>
                  <w:marBottom w:val="300"/>
                  <w:divBdr>
                    <w:top w:val="none" w:sz="0" w:space="0" w:color="auto"/>
                    <w:left w:val="none" w:sz="0" w:space="0" w:color="auto"/>
                    <w:bottom w:val="none" w:sz="0" w:space="0" w:color="auto"/>
                    <w:right w:val="none" w:sz="0" w:space="0" w:color="auto"/>
                  </w:divBdr>
                </w:div>
                <w:div w:id="1505322734">
                  <w:marLeft w:val="0"/>
                  <w:marRight w:val="0"/>
                  <w:marTop w:val="0"/>
                  <w:marBottom w:val="0"/>
                  <w:divBdr>
                    <w:top w:val="none" w:sz="0" w:space="0" w:color="auto"/>
                    <w:left w:val="none" w:sz="0" w:space="0" w:color="auto"/>
                    <w:bottom w:val="none" w:sz="0" w:space="0" w:color="auto"/>
                    <w:right w:val="none" w:sz="0" w:space="0" w:color="auto"/>
                  </w:divBdr>
                  <w:divsChild>
                    <w:div w:id="1801919104">
                      <w:marLeft w:val="0"/>
                      <w:marRight w:val="0"/>
                      <w:marTop w:val="0"/>
                      <w:marBottom w:val="150"/>
                      <w:divBdr>
                        <w:top w:val="none" w:sz="0" w:space="0" w:color="auto"/>
                        <w:left w:val="none" w:sz="0" w:space="0" w:color="auto"/>
                        <w:bottom w:val="none" w:sz="0" w:space="0" w:color="auto"/>
                        <w:right w:val="none" w:sz="0" w:space="0" w:color="auto"/>
                      </w:divBdr>
                      <w:divsChild>
                        <w:div w:id="1079643833">
                          <w:marLeft w:val="375"/>
                          <w:marRight w:val="0"/>
                          <w:marTop w:val="0"/>
                          <w:marBottom w:val="0"/>
                          <w:divBdr>
                            <w:top w:val="none" w:sz="0" w:space="0" w:color="auto"/>
                            <w:left w:val="none" w:sz="0" w:space="0" w:color="auto"/>
                            <w:bottom w:val="none" w:sz="0" w:space="0" w:color="auto"/>
                            <w:right w:val="none" w:sz="0" w:space="0" w:color="auto"/>
                          </w:divBdr>
                        </w:div>
                      </w:divsChild>
                    </w:div>
                    <w:div w:id="334695737">
                      <w:marLeft w:val="0"/>
                      <w:marRight w:val="0"/>
                      <w:marTop w:val="0"/>
                      <w:marBottom w:val="0"/>
                      <w:divBdr>
                        <w:top w:val="none" w:sz="0" w:space="0" w:color="auto"/>
                        <w:left w:val="none" w:sz="0" w:space="0" w:color="auto"/>
                        <w:bottom w:val="none" w:sz="0" w:space="0" w:color="auto"/>
                        <w:right w:val="none" w:sz="0" w:space="0" w:color="auto"/>
                      </w:divBdr>
                      <w:divsChild>
                        <w:div w:id="1121531234">
                          <w:marLeft w:val="0"/>
                          <w:marRight w:val="15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930508">
      <w:bodyDiv w:val="1"/>
      <w:marLeft w:val="0"/>
      <w:marRight w:val="0"/>
      <w:marTop w:val="0"/>
      <w:marBottom w:val="0"/>
      <w:divBdr>
        <w:top w:val="none" w:sz="0" w:space="0" w:color="auto"/>
        <w:left w:val="none" w:sz="0" w:space="0" w:color="auto"/>
        <w:bottom w:val="none" w:sz="0" w:space="0" w:color="auto"/>
        <w:right w:val="none" w:sz="0" w:space="0" w:color="auto"/>
      </w:divBdr>
    </w:div>
    <w:div w:id="929847699">
      <w:bodyDiv w:val="1"/>
      <w:marLeft w:val="0"/>
      <w:marRight w:val="0"/>
      <w:marTop w:val="0"/>
      <w:marBottom w:val="0"/>
      <w:divBdr>
        <w:top w:val="none" w:sz="0" w:space="0" w:color="auto"/>
        <w:left w:val="none" w:sz="0" w:space="0" w:color="auto"/>
        <w:bottom w:val="none" w:sz="0" w:space="0" w:color="auto"/>
        <w:right w:val="none" w:sz="0" w:space="0" w:color="auto"/>
      </w:divBdr>
    </w:div>
    <w:div w:id="1046180373">
      <w:bodyDiv w:val="1"/>
      <w:marLeft w:val="0"/>
      <w:marRight w:val="0"/>
      <w:marTop w:val="0"/>
      <w:marBottom w:val="0"/>
      <w:divBdr>
        <w:top w:val="none" w:sz="0" w:space="0" w:color="auto"/>
        <w:left w:val="none" w:sz="0" w:space="0" w:color="auto"/>
        <w:bottom w:val="none" w:sz="0" w:space="0" w:color="auto"/>
        <w:right w:val="none" w:sz="0" w:space="0" w:color="auto"/>
      </w:divBdr>
    </w:div>
    <w:div w:id="1283265230">
      <w:bodyDiv w:val="1"/>
      <w:marLeft w:val="0"/>
      <w:marRight w:val="0"/>
      <w:marTop w:val="0"/>
      <w:marBottom w:val="0"/>
      <w:divBdr>
        <w:top w:val="none" w:sz="0" w:space="0" w:color="auto"/>
        <w:left w:val="none" w:sz="0" w:space="0" w:color="auto"/>
        <w:bottom w:val="none" w:sz="0" w:space="0" w:color="auto"/>
        <w:right w:val="none" w:sz="0" w:space="0" w:color="auto"/>
      </w:divBdr>
      <w:divsChild>
        <w:div w:id="1901284062">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1426611389">
      <w:bodyDiv w:val="1"/>
      <w:marLeft w:val="0"/>
      <w:marRight w:val="0"/>
      <w:marTop w:val="0"/>
      <w:marBottom w:val="0"/>
      <w:divBdr>
        <w:top w:val="none" w:sz="0" w:space="0" w:color="auto"/>
        <w:left w:val="none" w:sz="0" w:space="0" w:color="auto"/>
        <w:bottom w:val="none" w:sz="0" w:space="0" w:color="auto"/>
        <w:right w:val="none" w:sz="0" w:space="0" w:color="auto"/>
      </w:divBdr>
    </w:div>
    <w:div w:id="1537087469">
      <w:bodyDiv w:val="1"/>
      <w:marLeft w:val="0"/>
      <w:marRight w:val="0"/>
      <w:marTop w:val="0"/>
      <w:marBottom w:val="0"/>
      <w:divBdr>
        <w:top w:val="none" w:sz="0" w:space="0" w:color="auto"/>
        <w:left w:val="none" w:sz="0" w:space="0" w:color="auto"/>
        <w:bottom w:val="none" w:sz="0" w:space="0" w:color="auto"/>
        <w:right w:val="none" w:sz="0" w:space="0" w:color="auto"/>
      </w:divBdr>
    </w:div>
    <w:div w:id="1572885039">
      <w:bodyDiv w:val="1"/>
      <w:marLeft w:val="0"/>
      <w:marRight w:val="0"/>
      <w:marTop w:val="0"/>
      <w:marBottom w:val="0"/>
      <w:divBdr>
        <w:top w:val="none" w:sz="0" w:space="0" w:color="auto"/>
        <w:left w:val="none" w:sz="0" w:space="0" w:color="auto"/>
        <w:bottom w:val="none" w:sz="0" w:space="0" w:color="auto"/>
        <w:right w:val="none" w:sz="0" w:space="0" w:color="auto"/>
      </w:divBdr>
    </w:div>
    <w:div w:id="1719207996">
      <w:bodyDiv w:val="1"/>
      <w:marLeft w:val="0"/>
      <w:marRight w:val="0"/>
      <w:marTop w:val="0"/>
      <w:marBottom w:val="0"/>
      <w:divBdr>
        <w:top w:val="none" w:sz="0" w:space="0" w:color="auto"/>
        <w:left w:val="none" w:sz="0" w:space="0" w:color="auto"/>
        <w:bottom w:val="none" w:sz="0" w:space="0" w:color="auto"/>
        <w:right w:val="none" w:sz="0" w:space="0" w:color="auto"/>
      </w:divBdr>
    </w:div>
    <w:div w:id="1823228510">
      <w:bodyDiv w:val="1"/>
      <w:marLeft w:val="0"/>
      <w:marRight w:val="0"/>
      <w:marTop w:val="0"/>
      <w:marBottom w:val="0"/>
      <w:divBdr>
        <w:top w:val="none" w:sz="0" w:space="0" w:color="auto"/>
        <w:left w:val="none" w:sz="0" w:space="0" w:color="auto"/>
        <w:bottom w:val="none" w:sz="0" w:space="0" w:color="auto"/>
        <w:right w:val="none" w:sz="0" w:space="0" w:color="auto"/>
      </w:divBdr>
    </w:div>
    <w:div w:id="1842576738">
      <w:bodyDiv w:val="1"/>
      <w:marLeft w:val="0"/>
      <w:marRight w:val="0"/>
      <w:marTop w:val="0"/>
      <w:marBottom w:val="0"/>
      <w:divBdr>
        <w:top w:val="none" w:sz="0" w:space="0" w:color="auto"/>
        <w:left w:val="none" w:sz="0" w:space="0" w:color="auto"/>
        <w:bottom w:val="none" w:sz="0" w:space="0" w:color="auto"/>
        <w:right w:val="none" w:sz="0" w:space="0" w:color="auto"/>
      </w:divBdr>
    </w:div>
    <w:div w:id="2018340986">
      <w:bodyDiv w:val="1"/>
      <w:marLeft w:val="0"/>
      <w:marRight w:val="0"/>
      <w:marTop w:val="0"/>
      <w:marBottom w:val="0"/>
      <w:divBdr>
        <w:top w:val="none" w:sz="0" w:space="0" w:color="auto"/>
        <w:left w:val="none" w:sz="0" w:space="0" w:color="auto"/>
        <w:bottom w:val="none" w:sz="0" w:space="0" w:color="auto"/>
        <w:right w:val="none" w:sz="0" w:space="0" w:color="auto"/>
      </w:divBdr>
    </w:div>
    <w:div w:id="203210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gif"/><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gif"/><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9.gi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2.gi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jpeg"/><Relationship Id="rId17" Type="http://schemas.microsoft.com/office/2011/relationships/commentsExtended" Target="commentsExtended.xm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b:Tag>
    <b:SourceType>Book</b:SourceType>
    <b:Guid>{2FD74B1F-E589-41BE-8BE5-5A5537B8945C}</b:Guid>
    <b:Author>
      <b:Author>
        <b:NameList>
          <b:Person>
            <b:Last>asdasd</b:Last>
          </b:Person>
        </b:NameList>
      </b:Author>
    </b:Author>
    <b:RefOrder>1</b:RefOrder>
  </b:Source>
</b:Sources>
</file>

<file path=customXml/itemProps1.xml><?xml version="1.0" encoding="utf-8"?>
<ds:datastoreItem xmlns:ds="http://schemas.openxmlformats.org/officeDocument/2006/customXml" ds:itemID="{640190F0-C27B-4B4C-A394-04EB1CC86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37</Pages>
  <Words>5305</Words>
  <Characters>30239</Characters>
  <Application>Microsoft Office Word</Application>
  <DocSecurity>0</DocSecurity>
  <Lines>251</Lines>
  <Paragraphs>70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Koltsov</dc:creator>
  <cp:keywords/>
  <dc:description/>
  <cp:lastModifiedBy>Artem Koltsov</cp:lastModifiedBy>
  <cp:revision>20</cp:revision>
  <cp:lastPrinted>2014-06-19T18:32:00Z</cp:lastPrinted>
  <dcterms:created xsi:type="dcterms:W3CDTF">2014-06-19T17:04:00Z</dcterms:created>
  <dcterms:modified xsi:type="dcterms:W3CDTF">2014-06-23T05:04:00Z</dcterms:modified>
</cp:coreProperties>
</file>